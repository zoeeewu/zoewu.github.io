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775AC" w14:textId="4A096E89" w:rsidR="00C611BA" w:rsidRDefault="00C611BA" w:rsidP="00FD5BF9">
      <w:pPr>
        <w:ind w:left="0"/>
        <w:jc w:val="both"/>
        <w:rPr>
          <w:b/>
          <w:color w:val="FF0000"/>
          <w:sz w:val="36"/>
          <w:szCs w:val="36"/>
        </w:rPr>
      </w:pPr>
      <w:r>
        <w:rPr>
          <w:rFonts w:hint="eastAsia"/>
          <w:b/>
          <w:color w:val="FF0000"/>
          <w:sz w:val="36"/>
          <w:szCs w:val="36"/>
        </w:rPr>
        <w:t>红字</w:t>
      </w:r>
      <w:r w:rsidR="008F12C9">
        <w:rPr>
          <w:rFonts w:hint="eastAsia"/>
          <w:b/>
          <w:color w:val="FF0000"/>
          <w:sz w:val="36"/>
          <w:szCs w:val="36"/>
        </w:rPr>
        <w:t>：总</w:t>
      </w:r>
    </w:p>
    <w:p w14:paraId="7E6B0BB7" w14:textId="0336E9DE" w:rsidR="00C611BA" w:rsidRDefault="00C611BA" w:rsidP="00FD5BF9">
      <w:pPr>
        <w:ind w:left="0"/>
        <w:jc w:val="both"/>
        <w:rPr>
          <w:b/>
          <w:bCs/>
          <w:color w:val="FFC000" w:themeColor="accent4"/>
          <w:sz w:val="32"/>
          <w:szCs w:val="32"/>
          <w:u w:val="single"/>
        </w:rPr>
      </w:pPr>
      <w:r>
        <w:rPr>
          <w:rFonts w:hint="eastAsia"/>
          <w:b/>
          <w:bCs/>
          <w:color w:val="FFC000" w:themeColor="accent4"/>
          <w:sz w:val="32"/>
          <w:szCs w:val="32"/>
          <w:u w:val="single"/>
        </w:rPr>
        <w:t>黄字：该页正文内容标题</w:t>
      </w:r>
    </w:p>
    <w:p w14:paraId="33F8EED6" w14:textId="2F568EC4" w:rsidR="00C611BA" w:rsidRDefault="00C611BA" w:rsidP="00FD5BF9">
      <w:pPr>
        <w:ind w:left="0"/>
        <w:jc w:val="both"/>
      </w:pPr>
      <w:r>
        <w:rPr>
          <w:rFonts w:hint="eastAsia"/>
        </w:rPr>
        <w:t>黑字：正文内容</w:t>
      </w:r>
    </w:p>
    <w:p w14:paraId="4871B0A6" w14:textId="5F10C115" w:rsidR="007C6006" w:rsidRDefault="007C6006" w:rsidP="00FD5BF9">
      <w:pPr>
        <w:ind w:left="0"/>
        <w:jc w:val="both"/>
      </w:pPr>
      <w:r w:rsidRPr="007C6006">
        <w:rPr>
          <w:rFonts w:hint="eastAsia"/>
          <w:u w:val="single"/>
        </w:rPr>
        <w:t>黑字：</w:t>
      </w:r>
      <w:r>
        <w:rPr>
          <w:rFonts w:hint="eastAsia"/>
          <w:u w:val="single"/>
        </w:rPr>
        <w:t>下划线黑字</w:t>
      </w:r>
      <w:r w:rsidR="001D3D03">
        <w:rPr>
          <w:rFonts w:hint="eastAsia"/>
          <w:u w:val="single"/>
        </w:rPr>
        <w:t>添加超链接</w:t>
      </w:r>
      <w:r w:rsidRPr="007C6006">
        <w:rPr>
          <w:rFonts w:hint="eastAsia"/>
          <w:highlight w:val="yellow"/>
        </w:rPr>
        <w:t>（点击链接下载文件）</w:t>
      </w:r>
    </w:p>
    <w:p w14:paraId="0A176274" w14:textId="0120F9F0" w:rsidR="0004382A" w:rsidRPr="007C6006" w:rsidRDefault="0004382A" w:rsidP="00FD5BF9">
      <w:pPr>
        <w:ind w:left="0"/>
        <w:jc w:val="both"/>
        <w:rPr>
          <w:u w:val="single"/>
        </w:rPr>
      </w:pPr>
      <w:r>
        <w:rPr>
          <w:rFonts w:hint="eastAsia"/>
        </w:rPr>
        <w:t>（</w:t>
      </w:r>
      <w:r>
        <w:rPr>
          <w:rFonts w:hint="eastAsia"/>
        </w:rPr>
        <w:t>PS</w:t>
      </w:r>
      <w:r>
        <w:rPr>
          <w:rFonts w:hint="eastAsia"/>
        </w:rPr>
        <w:t>：“（</w:t>
      </w:r>
      <w:r w:rsidRPr="0004382A">
        <w:t>click to download</w:t>
      </w:r>
      <w:r>
        <w:rPr>
          <w:rFonts w:hint="eastAsia"/>
        </w:rPr>
        <w:t>）”</w:t>
      </w:r>
      <w:r w:rsidRPr="0004382A">
        <w:rPr>
          <w:rFonts w:hint="eastAsia"/>
        </w:rPr>
        <w:t>这个文字保留在页面</w:t>
      </w:r>
      <w:r>
        <w:rPr>
          <w:rFonts w:hint="eastAsia"/>
        </w:rPr>
        <w:t>）</w:t>
      </w:r>
    </w:p>
    <w:p w14:paraId="05F4B209" w14:textId="77777777" w:rsidR="00C611BA" w:rsidRPr="00C611BA" w:rsidRDefault="00C611BA" w:rsidP="00FD5BF9">
      <w:pPr>
        <w:ind w:left="0"/>
        <w:jc w:val="both"/>
      </w:pPr>
    </w:p>
    <w:p w14:paraId="09429F73" w14:textId="2FA5C7F4" w:rsidR="00D83479" w:rsidRPr="000C6A24" w:rsidRDefault="00D83479" w:rsidP="00FD5BF9">
      <w:pPr>
        <w:ind w:left="0"/>
        <w:jc w:val="both"/>
        <w:rPr>
          <w:b/>
          <w:bCs/>
          <w:color w:val="FF0000"/>
          <w:sz w:val="36"/>
          <w:szCs w:val="36"/>
        </w:rPr>
      </w:pPr>
      <w:r w:rsidRPr="000C6A24">
        <w:rPr>
          <w:b/>
          <w:bCs/>
          <w:color w:val="FF0000"/>
          <w:sz w:val="36"/>
          <w:szCs w:val="36"/>
        </w:rPr>
        <w:t>Parts</w:t>
      </w:r>
    </w:p>
    <w:p w14:paraId="5BEBA524" w14:textId="77777777" w:rsidR="00D83479" w:rsidRPr="000C6A24" w:rsidRDefault="00D83479" w:rsidP="00FD5BF9">
      <w:pPr>
        <w:ind w:left="0"/>
        <w:jc w:val="both"/>
        <w:rPr>
          <w:b/>
          <w:bCs/>
          <w:color w:val="FFC000" w:themeColor="accent4"/>
          <w:sz w:val="32"/>
          <w:szCs w:val="32"/>
          <w:u w:val="single"/>
        </w:rPr>
      </w:pPr>
      <w:r w:rsidRPr="000C6A24">
        <w:rPr>
          <w:b/>
          <w:bCs/>
          <w:color w:val="FFC000" w:themeColor="accent4"/>
          <w:sz w:val="32"/>
          <w:szCs w:val="32"/>
          <w:u w:val="single"/>
        </w:rPr>
        <w:t>Overview</w:t>
      </w:r>
    </w:p>
    <w:p w14:paraId="7A2B2FEA" w14:textId="6494A645" w:rsidR="00D83479" w:rsidRPr="00807329" w:rsidRDefault="00D83479">
      <w:pPr>
        <w:pStyle w:val="ListParagraph"/>
        <w:numPr>
          <w:ilvl w:val="0"/>
          <w:numId w:val="9"/>
        </w:numPr>
        <w:jc w:val="both"/>
        <w:pPrChange w:id="0" w:author="Nicholas Lee" w:date="2023-10-11T19:01:00Z">
          <w:pPr>
            <w:ind w:left="0"/>
            <w:jc w:val="both"/>
          </w:pPr>
        </w:pPrChange>
      </w:pPr>
      <w:del w:id="1" w:author="Nicholas Lee" w:date="2023-10-11T19:01:00Z">
        <w:r w:rsidDel="00A94EA1">
          <w:delText>(1)</w:delText>
        </w:r>
      </w:del>
      <w:r>
        <w:t>Where we found the parts</w:t>
      </w:r>
      <w:r w:rsidR="00807329">
        <w:t>?</w:t>
      </w:r>
    </w:p>
    <w:p w14:paraId="65DA1C0A" w14:textId="0FBEE2E0" w:rsidR="00D83479" w:rsidRDefault="00D83479" w:rsidP="00FD5BF9">
      <w:pPr>
        <w:pStyle w:val="ListParagraph"/>
        <w:numPr>
          <w:ilvl w:val="0"/>
          <w:numId w:val="3"/>
        </w:numPr>
        <w:jc w:val="both"/>
      </w:pPr>
      <w:r>
        <w:t xml:space="preserve">After literature research, we </w:t>
      </w:r>
      <w:del w:id="2" w:author="Nicholas Lee" w:date="2023-10-11T19:01:00Z">
        <w:r w:rsidDel="00A94EA1">
          <w:delText xml:space="preserve">screened </w:delText>
        </w:r>
      </w:del>
      <w:ins w:id="3" w:author="Nicholas Lee" w:date="2023-10-11T19:01:00Z">
        <w:r w:rsidR="00A94EA1">
          <w:t xml:space="preserve">selected </w:t>
        </w:r>
      </w:ins>
      <w:r>
        <w:t xml:space="preserve">two </w:t>
      </w:r>
      <w:proofErr w:type="gramStart"/>
      <w:r>
        <w:t>enzyme</w:t>
      </w:r>
      <w:proofErr w:type="gramEnd"/>
      <w:del w:id="4" w:author="Nicholas Lee" w:date="2023-10-11T19:01:00Z">
        <w:r w:rsidDel="00A94EA1">
          <w:delText xml:space="preserve"> proteins </w:delText>
        </w:r>
      </w:del>
      <w:ins w:id="5" w:author="Nicholas Lee" w:date="2023-10-11T19:01:00Z">
        <w:r w:rsidR="00A94EA1">
          <w:t xml:space="preserve">s </w:t>
        </w:r>
      </w:ins>
      <w:del w:id="6" w:author="Nicholas Lee" w:date="2023-10-11T19:01:00Z">
        <w:r w:rsidDel="00A94EA1">
          <w:delText>for use</w:delText>
        </w:r>
      </w:del>
      <w:ins w:id="7" w:author="Nicholas Lee" w:date="2023-10-11T19:01:00Z">
        <w:r w:rsidR="00A94EA1">
          <w:t>to create the</w:t>
        </w:r>
      </w:ins>
      <w:r>
        <w:t xml:space="preserve"> </w:t>
      </w:r>
      <w:del w:id="8" w:author="Nicholas Lee" w:date="2023-10-11T19:02:00Z">
        <w:r w:rsidDel="00A94EA1">
          <w:delText xml:space="preserve">in </w:delText>
        </w:r>
      </w:del>
      <w:r>
        <w:t>engineered bacteria</w:t>
      </w:r>
      <w:ins w:id="9" w:author="Nicholas Lee" w:date="2023-10-11T19:02:00Z">
        <w:r w:rsidR="00A94EA1">
          <w:t>:</w:t>
        </w:r>
      </w:ins>
      <w:del w:id="10" w:author="Nicholas Lee" w:date="2023-10-11T19:02:00Z">
        <w:r w:rsidDel="00A94EA1">
          <w:delText>,</w:delText>
        </w:r>
      </w:del>
      <w:r>
        <w:t xml:space="preserve"> </w:t>
      </w:r>
      <w:commentRangeStart w:id="11"/>
      <w:r>
        <w:t>PEP</w:t>
      </w:r>
      <w:commentRangeEnd w:id="11"/>
      <w:r w:rsidR="00A94EA1">
        <w:rPr>
          <w:rStyle w:val="CommentReference"/>
        </w:rPr>
        <w:commentReference w:id="11"/>
      </w:r>
      <w:ins w:id="12" w:author="Wu Xiuyi" w:date="2023-10-11T21:14:00Z">
        <w:r w:rsidR="007E7BDE" w:rsidRPr="007E7BDE">
          <w:t xml:space="preserve"> </w:t>
        </w:r>
        <w:r w:rsidR="007E7BDE">
          <w:t>(poly endopeptidase)</w:t>
        </w:r>
      </w:ins>
      <w:r>
        <w:t xml:space="preserve">, which has more mature research </w:t>
      </w:r>
      <w:del w:id="13" w:author="Nicholas Lee" w:date="2023-10-11T19:03:00Z">
        <w:r w:rsidDel="00A94EA1">
          <w:delText>results</w:delText>
        </w:r>
      </w:del>
      <w:ins w:id="14" w:author="Nicholas Lee" w:date="2023-10-11T19:03:00Z">
        <w:r w:rsidR="00A94EA1">
          <w:t>support</w:t>
        </w:r>
      </w:ins>
      <w:r>
        <w:t>, and a more novel enzyme protein</w:t>
      </w:r>
      <w:ins w:id="15" w:author="Nicholas Lee" w:date="2023-10-11T19:03:00Z">
        <w:r w:rsidR="00A94EA1">
          <w:t xml:space="preserve"> (</w:t>
        </w:r>
        <w:commentRangeStart w:id="16"/>
        <w:proofErr w:type="spellStart"/>
        <w:r w:rsidR="00A94EA1">
          <w:t>F</w:t>
        </w:r>
      </w:ins>
      <w:commentRangeEnd w:id="16"/>
      <w:r w:rsidR="00240951">
        <w:rPr>
          <w:rFonts w:hint="eastAsia"/>
        </w:rPr>
        <w:t>vp</w:t>
      </w:r>
      <w:proofErr w:type="spellEnd"/>
      <w:ins w:id="17" w:author="Nicholas Lee" w:date="2023-10-11T19:03:00Z">
        <w:r w:rsidR="00A94EA1">
          <w:rPr>
            <w:rStyle w:val="CommentReference"/>
          </w:rPr>
          <w:commentReference w:id="16"/>
        </w:r>
      </w:ins>
      <w:ins w:id="18" w:author="Wu Xiuyi" w:date="2023-10-11T21:14:00Z">
        <w:r w:rsidR="007E7BDE" w:rsidRPr="007E7BDE">
          <w:t xml:space="preserve"> </w:t>
        </w:r>
        <w:r w:rsidR="007E7BDE">
          <w:t xml:space="preserve">, gluten enzyme from </w:t>
        </w:r>
        <w:proofErr w:type="spellStart"/>
        <w:r w:rsidR="007E7BDE" w:rsidRPr="00E25D62">
          <w:rPr>
            <w:i/>
            <w:iCs/>
          </w:rPr>
          <w:t>Flammulina</w:t>
        </w:r>
        <w:proofErr w:type="spellEnd"/>
        <w:r w:rsidR="007E7BDE" w:rsidRPr="00E25D62">
          <w:rPr>
            <w:i/>
            <w:iCs/>
          </w:rPr>
          <w:t xml:space="preserve"> </w:t>
        </w:r>
        <w:proofErr w:type="spellStart"/>
        <w:r w:rsidR="007E7BDE" w:rsidRPr="00E25D62">
          <w:rPr>
            <w:i/>
            <w:iCs/>
          </w:rPr>
          <w:t>velutipes</w:t>
        </w:r>
      </w:ins>
      <w:proofErr w:type="spellEnd"/>
      <w:ins w:id="19" w:author="Nicholas Lee" w:date="2023-10-11T19:03:00Z">
        <w:r w:rsidR="00A94EA1">
          <w:t>)</w:t>
        </w:r>
      </w:ins>
      <w:r>
        <w:t>;</w:t>
      </w:r>
    </w:p>
    <w:p w14:paraId="7B72AB62" w14:textId="16751675" w:rsidR="00D83479" w:rsidRDefault="00D83479" w:rsidP="00FD5BF9">
      <w:pPr>
        <w:pStyle w:val="ListParagraph"/>
        <w:numPr>
          <w:ilvl w:val="0"/>
          <w:numId w:val="3"/>
        </w:numPr>
        <w:jc w:val="both"/>
      </w:pPr>
      <w:r>
        <w:t xml:space="preserve">After a brief background investigation, </w:t>
      </w:r>
      <w:del w:id="20" w:author="Nicholas Lee" w:date="2023-10-11T19:04:00Z">
        <w:r w:rsidDel="00A94EA1">
          <w:delText xml:space="preserve">we found that </w:delText>
        </w:r>
      </w:del>
      <w:r>
        <w:t xml:space="preserve">we chose </w:t>
      </w:r>
      <w:ins w:id="21" w:author="Nicholas Lee" w:date="2023-10-11T19:04:00Z">
        <w:r w:rsidR="00A94EA1">
          <w:t xml:space="preserve">to use </w:t>
        </w:r>
      </w:ins>
      <w:proofErr w:type="spellStart"/>
      <w:r>
        <w:t>pasr</w:t>
      </w:r>
      <w:proofErr w:type="spellEnd"/>
      <w:r>
        <w:t xml:space="preserve"> </w:t>
      </w:r>
      <w:ins w:id="22" w:author="Nicholas Lee" w:date="2023-10-11T19:04:00Z">
        <w:r w:rsidR="00A94EA1">
          <w:t xml:space="preserve">promoter </w:t>
        </w:r>
      </w:ins>
      <w:r>
        <w:t>and NO sensor</w:t>
      </w:r>
      <w:ins w:id="23" w:author="Nicholas Lee" w:date="2023-10-11T19:04:00Z">
        <w:r w:rsidR="00A94EA1">
          <w:t xml:space="preserve"> system to control the expression of the adhesion protein. This can help</w:t>
        </w:r>
      </w:ins>
      <w:r>
        <w:t xml:space="preserve"> </w:t>
      </w:r>
      <w:del w:id="24" w:author="Nicholas Lee" w:date="2023-10-11T19:04:00Z">
        <w:r w:rsidDel="00A94EA1">
          <w:delText xml:space="preserve">if we wanted </w:delText>
        </w:r>
      </w:del>
      <w:r>
        <w:t>our bacteria to stay in the gut longer and to control the secretion of enzyme</w:t>
      </w:r>
      <w:ins w:id="25" w:author="Nicholas Lee" w:date="2023-10-11T19:05:00Z">
        <w:r w:rsidR="00A94EA1">
          <w:t>s</w:t>
        </w:r>
      </w:ins>
      <w:del w:id="26" w:author="Nicholas Lee" w:date="2023-10-11T19:05:00Z">
        <w:r w:rsidDel="00A94EA1">
          <w:delText xml:space="preserve"> proteins</w:delText>
        </w:r>
      </w:del>
      <w:r>
        <w:t>;</w:t>
      </w:r>
    </w:p>
    <w:p w14:paraId="7925C330" w14:textId="03D04277" w:rsidR="00D83479" w:rsidRDefault="00D83479" w:rsidP="00FD5BF9">
      <w:pPr>
        <w:pStyle w:val="ListParagraph"/>
        <w:numPr>
          <w:ilvl w:val="0"/>
          <w:numId w:val="2"/>
        </w:numPr>
        <w:jc w:val="both"/>
        <w:rPr>
          <w:ins w:id="27" w:author="Nicholas Lee" w:date="2023-10-11T19:05:00Z"/>
        </w:rPr>
      </w:pPr>
      <w:r>
        <w:t xml:space="preserve">We used the most common GFP as one of the reporter proteins; </w:t>
      </w:r>
      <w:del w:id="28" w:author="Nicholas Lee" w:date="2023-10-11T19:05:00Z">
        <w:r w:rsidDel="00A94EA1">
          <w:delText xml:space="preserve">and </w:delText>
        </w:r>
      </w:del>
      <w:ins w:id="29" w:author="Nicholas Lee" w:date="2023-10-11T19:05:00Z">
        <w:r w:rsidR="00A94EA1">
          <w:t xml:space="preserve">meanwhile we </w:t>
        </w:r>
      </w:ins>
      <w:del w:id="30" w:author="Nicholas Lee" w:date="2023-10-11T19:05:00Z">
        <w:r w:rsidDel="00A94EA1">
          <w:delText xml:space="preserve">tried to use the </w:delText>
        </w:r>
      </w:del>
      <w:ins w:id="31" w:author="Nicholas Lee" w:date="2023-10-11T19:05:00Z">
        <w:r w:rsidR="00A94EA1">
          <w:t xml:space="preserve">used a </w:t>
        </w:r>
      </w:ins>
      <w:r>
        <w:t xml:space="preserve">much brighter </w:t>
      </w:r>
      <w:ins w:id="32" w:author="Nicholas Lee" w:date="2023-10-11T19:05:00Z">
        <w:r w:rsidR="00A94EA1">
          <w:t xml:space="preserve">red </w:t>
        </w:r>
        <w:proofErr w:type="spellStart"/>
        <w:r w:rsidR="00A94EA1">
          <w:t>fluroscence</w:t>
        </w:r>
        <w:proofErr w:type="spellEnd"/>
        <w:r w:rsidR="00A94EA1">
          <w:t xml:space="preserve"> protein, </w:t>
        </w:r>
      </w:ins>
      <w:proofErr w:type="spellStart"/>
      <w:r>
        <w:t>mSandy</w:t>
      </w:r>
      <w:proofErr w:type="spellEnd"/>
      <w:ins w:id="33" w:author="Nicholas Lee" w:date="2023-10-11T19:05:00Z">
        <w:r w:rsidR="00A94EA1">
          <w:t>,</w:t>
        </w:r>
      </w:ins>
      <w:r>
        <w:t xml:space="preserve"> as another reporter protein</w:t>
      </w:r>
      <w:del w:id="34" w:author="Nicholas Lee" w:date="2023-10-11T19:05:00Z">
        <w:r w:rsidDel="00A94EA1">
          <w:delText>;</w:delText>
        </w:r>
      </w:del>
    </w:p>
    <w:p w14:paraId="53420570" w14:textId="77777777" w:rsidR="00A94EA1" w:rsidRDefault="00A94EA1">
      <w:pPr>
        <w:pStyle w:val="ListParagraph"/>
        <w:jc w:val="both"/>
        <w:pPrChange w:id="35" w:author="Nicholas Lee" w:date="2023-10-11T19:05:00Z">
          <w:pPr>
            <w:pStyle w:val="ListParagraph"/>
            <w:numPr>
              <w:numId w:val="2"/>
            </w:numPr>
            <w:ind w:hanging="360"/>
            <w:jc w:val="both"/>
          </w:pPr>
        </w:pPrChange>
      </w:pPr>
    </w:p>
    <w:p w14:paraId="38BDFA8E" w14:textId="5A0C5491" w:rsidR="00D83479" w:rsidRDefault="23564CC0">
      <w:pPr>
        <w:pStyle w:val="ListParagraph"/>
        <w:numPr>
          <w:ilvl w:val="0"/>
          <w:numId w:val="9"/>
        </w:numPr>
        <w:jc w:val="both"/>
        <w:pPrChange w:id="36" w:author="Nicholas Lee" w:date="2023-10-11T19:06:00Z">
          <w:pPr>
            <w:ind w:left="0"/>
            <w:jc w:val="both"/>
          </w:pPr>
        </w:pPrChange>
      </w:pPr>
      <w:del w:id="37" w:author="Nicholas Lee" w:date="2023-10-11T19:06:00Z">
        <w:r w:rsidDel="00A94EA1">
          <w:delText>(2)</w:delText>
        </w:r>
      </w:del>
      <w:r>
        <w:t>Brief intro</w:t>
      </w:r>
      <w:r w:rsidR="7B20B978">
        <w:t>duction</w:t>
      </w:r>
      <w:r>
        <w:t xml:space="preserve"> </w:t>
      </w:r>
      <w:del w:id="38" w:author="Nicholas Lee" w:date="2023-10-11T19:06:00Z">
        <w:r w:rsidDel="00A94EA1">
          <w:delText xml:space="preserve">about the each </w:delText>
        </w:r>
        <w:r w:rsidR="195C5FE2" w:rsidDel="00A94EA1">
          <w:delText>part</w:delText>
        </w:r>
      </w:del>
      <w:ins w:id="39" w:author="Nicholas Lee" w:date="2023-10-11T19:06:00Z">
        <w:r w:rsidR="00A94EA1">
          <w:t>about the designed system</w:t>
        </w:r>
      </w:ins>
      <w:del w:id="40" w:author="Nicholas Lee" w:date="2023-10-11T19:06:00Z">
        <w:r w:rsidDel="00A94EA1">
          <w:delText>?</w:delText>
        </w:r>
      </w:del>
    </w:p>
    <w:p w14:paraId="6B41E5A3" w14:textId="393FEF58" w:rsidR="00D83479" w:rsidRDefault="00A94EA1" w:rsidP="00FD5BF9">
      <w:pPr>
        <w:pStyle w:val="ListParagraph"/>
        <w:numPr>
          <w:ilvl w:val="0"/>
          <w:numId w:val="1"/>
        </w:numPr>
        <w:jc w:val="both"/>
      </w:pPr>
      <w:proofErr w:type="spellStart"/>
      <w:ins w:id="41" w:author="Nicholas Lee" w:date="2023-10-11T19:09:00Z">
        <w:r>
          <w:t>Casuple</w:t>
        </w:r>
        <w:proofErr w:type="spellEnd"/>
        <w:r>
          <w:t xml:space="preserve"> module (</w:t>
        </w:r>
      </w:ins>
      <w:del w:id="42" w:author="Nicholas Lee" w:date="2023-10-11T19:07:00Z">
        <w:r w:rsidR="00C367F8" w:rsidRPr="00C367F8" w:rsidDel="00A94EA1">
          <w:delText>Deliver module</w:delText>
        </w:r>
      </w:del>
      <w:ins w:id="43" w:author="Nicholas Lee" w:date="2023-10-11T19:07:00Z">
        <w:r>
          <w:t xml:space="preserve">The use of special capsule to protect the </w:t>
        </w:r>
      </w:ins>
      <w:ins w:id="44" w:author="Nicholas Lee" w:date="2023-10-11T19:08:00Z">
        <w:r>
          <w:t>engineered bacteria</w:t>
        </w:r>
      </w:ins>
      <w:ins w:id="45" w:author="Nicholas Lee" w:date="2023-10-11T19:09:00Z">
        <w:r>
          <w:t>)</w:t>
        </w:r>
      </w:ins>
    </w:p>
    <w:p w14:paraId="3AF22596" w14:textId="77777777" w:rsidR="007E7BDE" w:rsidRDefault="007E7BDE" w:rsidP="007E7BDE">
      <w:pPr>
        <w:pStyle w:val="ListParagraph"/>
        <w:numPr>
          <w:ilvl w:val="1"/>
          <w:numId w:val="1"/>
        </w:numPr>
        <w:jc w:val="both"/>
        <w:rPr>
          <w:ins w:id="46" w:author="Wu Xiuyi" w:date="2023-10-11T21:14:00Z"/>
        </w:rPr>
      </w:pPr>
      <w:ins w:id="47" w:author="Wu Xiuyi" w:date="2023-10-11T21:14:00Z">
        <w:r>
          <w:t>For example, biocompatibility and digestive enzyme resistance NPA2 coacervate materials, or some commonly enteric-coated capsule materials on the market (methyl methacrylate-acrylic acid copolymer, acrylic resin L/S type, cellulose acetate phthalate (CAP), hydroxypropyl methylcellulose phthalate (HPMCP), polyvinyl phthalate (PVAP), sodium alendronate enteric-coated capsules, etc.). The wrap material helps bacteria safely enter the intestines:</w:t>
        </w:r>
      </w:ins>
    </w:p>
    <w:p w14:paraId="7698B24C" w14:textId="77777777" w:rsidR="007E7BDE" w:rsidRDefault="007E7BDE" w:rsidP="007E7BDE">
      <w:pPr>
        <w:pStyle w:val="ListParagraph"/>
        <w:numPr>
          <w:ilvl w:val="1"/>
          <w:numId w:val="1"/>
        </w:numPr>
        <w:jc w:val="both"/>
        <w:rPr>
          <w:ins w:id="48" w:author="Wu Xiuyi" w:date="2023-10-11T21:14:00Z"/>
        </w:rPr>
      </w:pPr>
      <w:ins w:id="49" w:author="Wu Xiuyi" w:date="2023-10-11T21:14:00Z">
        <w:r>
          <w:t xml:space="preserve">Avoid the influence of drugs by gastric pH and enzymes, and improve drug </w:t>
        </w:r>
        <w:proofErr w:type="gramStart"/>
        <w:r>
          <w:t>stability;</w:t>
        </w:r>
        <w:proofErr w:type="gramEnd"/>
      </w:ins>
    </w:p>
    <w:p w14:paraId="5AFD0066" w14:textId="77777777" w:rsidR="007E7BDE" w:rsidRDefault="007E7BDE" w:rsidP="007E7BDE">
      <w:pPr>
        <w:pStyle w:val="ListParagraph"/>
        <w:numPr>
          <w:ilvl w:val="1"/>
          <w:numId w:val="1"/>
        </w:numPr>
        <w:jc w:val="both"/>
        <w:rPr>
          <w:ins w:id="50" w:author="Wu Xiuyi" w:date="2023-10-11T21:14:00Z"/>
        </w:rPr>
      </w:pPr>
      <w:ins w:id="51" w:author="Wu Xiuyi" w:date="2023-10-11T21:14:00Z">
        <w:r>
          <w:t xml:space="preserve">Directed delivery of drugs to the intestine, forming a homogeneous </w:t>
        </w:r>
        <w:proofErr w:type="spellStart"/>
        <w:r>
          <w:t>hyperdispersible</w:t>
        </w:r>
        <w:proofErr w:type="spellEnd"/>
        <w:r>
          <w:t xml:space="preserve"> system in the intestine, exerting local or systemic therapeutic </w:t>
        </w:r>
        <w:proofErr w:type="gramStart"/>
        <w:r>
          <w:t>effects;</w:t>
        </w:r>
        <w:proofErr w:type="gramEnd"/>
      </w:ins>
    </w:p>
    <w:p w14:paraId="37052D62" w14:textId="77777777" w:rsidR="007E7BDE" w:rsidRDefault="007E7BDE" w:rsidP="007E7BDE">
      <w:pPr>
        <w:pStyle w:val="ListParagraph"/>
        <w:numPr>
          <w:ilvl w:val="1"/>
          <w:numId w:val="1"/>
        </w:numPr>
        <w:jc w:val="both"/>
        <w:rPr>
          <w:ins w:id="52" w:author="Wu Xiuyi" w:date="2023-10-11T21:14:00Z"/>
        </w:rPr>
      </w:pPr>
      <w:ins w:id="53" w:author="Wu Xiuyi" w:date="2023-10-11T21:14:00Z">
        <w:r>
          <w:t xml:space="preserve">Reduce the side effects of nausea and vomiting caused by the stimulation of the gastric mucosa by drugs, thereby reducing the discomfort of </w:t>
        </w:r>
        <w:proofErr w:type="gramStart"/>
        <w:r>
          <w:t>patients;</w:t>
        </w:r>
        <w:proofErr w:type="gramEnd"/>
      </w:ins>
    </w:p>
    <w:p w14:paraId="5CAAEAC2" w14:textId="77777777" w:rsidR="007E7BDE" w:rsidRDefault="007E7BDE" w:rsidP="007E7BDE">
      <w:pPr>
        <w:pStyle w:val="ListParagraph"/>
        <w:numPr>
          <w:ilvl w:val="1"/>
          <w:numId w:val="1"/>
        </w:numPr>
        <w:jc w:val="both"/>
        <w:rPr>
          <w:ins w:id="54" w:author="Wu Xiuyi" w:date="2023-10-11T21:14:00Z"/>
        </w:rPr>
      </w:pPr>
      <w:ins w:id="55" w:author="Wu Xiuyi" w:date="2023-10-11T21:14:00Z">
        <w:r>
          <w:t xml:space="preserve">Improve the bioavailability of drugs, </w:t>
        </w:r>
        <w:proofErr w:type="spellStart"/>
        <w:proofErr w:type="gramStart"/>
        <w:r>
          <w:t>etc</w:t>
        </w:r>
        <w:proofErr w:type="spellEnd"/>
        <w:proofErr w:type="gramEnd"/>
      </w:ins>
    </w:p>
    <w:p w14:paraId="1B3B9E5A" w14:textId="46BCD6B2" w:rsidR="00C367F8" w:rsidRDefault="00A94EA1" w:rsidP="00FD5BF9">
      <w:pPr>
        <w:jc w:val="both"/>
      </w:pPr>
      <w:r>
        <w:rPr>
          <w:noProof/>
        </w:rPr>
        <w:lastRenderedPageBreak/>
        <mc:AlternateContent>
          <mc:Choice Requires="wpg">
            <w:drawing>
              <wp:anchor distT="0" distB="0" distL="114300" distR="114300" simplePos="0" relativeHeight="251658242" behindDoc="0" locked="0" layoutInCell="1" allowOverlap="1" wp14:anchorId="24A04C74" wp14:editId="7834B3AE">
                <wp:simplePos x="0" y="0"/>
                <wp:positionH relativeFrom="column">
                  <wp:posOffset>689498</wp:posOffset>
                </wp:positionH>
                <wp:positionV relativeFrom="paragraph">
                  <wp:posOffset>560</wp:posOffset>
                </wp:positionV>
                <wp:extent cx="4843780" cy="4427610"/>
                <wp:effectExtent l="0" t="0" r="0" b="5080"/>
                <wp:wrapTopAndBottom/>
                <wp:docPr id="1544106076" name="Group 2"/>
                <wp:cNvGraphicFramePr/>
                <a:graphic xmlns:a="http://schemas.openxmlformats.org/drawingml/2006/main">
                  <a:graphicData uri="http://schemas.microsoft.com/office/word/2010/wordprocessingGroup">
                    <wpg:wgp>
                      <wpg:cNvGrpSpPr/>
                      <wpg:grpSpPr>
                        <a:xfrm>
                          <a:off x="0" y="0"/>
                          <a:ext cx="4843780" cy="4427610"/>
                          <a:chOff x="0" y="0"/>
                          <a:chExt cx="4843780" cy="4427610"/>
                        </a:xfrm>
                      </wpg:grpSpPr>
                      <pic:pic xmlns:pic="http://schemas.openxmlformats.org/drawingml/2006/picture">
                        <pic:nvPicPr>
                          <pic:cNvPr id="46" name="Picture 46" descr="A diagram of a process of loading in capsules&#10;&#10;Description automatically generated"/>
                          <pic:cNvPicPr/>
                        </pic:nvPicPr>
                        <pic:blipFill>
                          <a:blip r:embed="rId9"/>
                          <a:stretch/>
                        </pic:blipFill>
                        <pic:spPr>
                          <a:xfrm>
                            <a:off x="0" y="1565030"/>
                            <a:ext cx="4843780" cy="2862580"/>
                          </a:xfrm>
                          <a:prstGeom prst="rect">
                            <a:avLst/>
                          </a:prstGeom>
                          <a:ln>
                            <a:noFill/>
                          </a:ln>
                        </pic:spPr>
                      </pic:pic>
                      <pic:pic xmlns:pic="http://schemas.openxmlformats.org/drawingml/2006/picture">
                        <pic:nvPicPr>
                          <pic:cNvPr id="439726519" name="Picture 439726519" descr="A diagram of a solution&#10;&#10;Description automatically generated"/>
                          <pic:cNvPicPr/>
                        </pic:nvPicPr>
                        <pic:blipFill>
                          <a:blip r:embed="rId10"/>
                          <a:stretch/>
                        </pic:blipFill>
                        <pic:spPr>
                          <a:xfrm>
                            <a:off x="184638" y="0"/>
                            <a:ext cx="4436745" cy="1573530"/>
                          </a:xfrm>
                          <a:prstGeom prst="rect">
                            <a:avLst/>
                          </a:prstGeom>
                          <a:ln>
                            <a:noFill/>
                          </a:ln>
                        </pic:spPr>
                      </pic:pic>
                    </wpg:wgp>
                  </a:graphicData>
                </a:graphic>
              </wp:anchor>
            </w:drawing>
          </mc:Choice>
          <mc:Fallback>
            <w:pict>
              <v:group w14:anchorId="25198289" id="Group 2" o:spid="_x0000_s1026" style="position:absolute;margin-left:54.3pt;margin-top:.05pt;width:381.4pt;height:348.65pt;z-index:251658242" coordsize="48437,4427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7" type="#_x0000_t75" alt="A diagram of a process of loading in capsules&#10;&#10;Description automatically generated" style="position:absolute;top:15650;width:48437;height:28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">
                  <v:imagedata r:id="rId11" o:title="A diagram of a process of loading in capsules&#10;&#10;Description automatically generated"/>
                </v:shape>
                <v:shape id="Picture 439726519" o:spid="_x0000_s1028" type="#_x0000_t75" alt="A diagram of a solution&#10;&#10;Description automatically generated" style="position:absolute;left:1846;width:44367;height:157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">
                  <v:imagedata r:id="rId12" o:title="A diagram of a solution&#10;&#10;Description automatically generated"/>
                </v:shape>
                <w10:wrap type="topAndBottom"/>
              </v:group>
            </w:pict>
          </mc:Fallback>
        </mc:AlternateContent>
      </w:r>
      <w:del w:id="56" w:author="Nicholas Lee" w:date="2023-10-11T19:06:00Z">
        <w:r w:rsidR="00C367F8" w:rsidDel="00A94EA1">
          <w:delText>Also,</w:delText>
        </w:r>
      </w:del>
      <w:del w:id="57" w:author="Wu Xiuyi" w:date="2023-10-11T21:13:00Z">
        <w:r w:rsidR="00C367F8" w:rsidDel="007E7BDE">
          <w:delText xml:space="preserve"> </w:delText>
        </w:r>
      </w:del>
      <w:ins w:id="58" w:author="Nicholas Lee" w:date="2023-10-11T19:06:00Z">
        <w:del w:id="59" w:author="Wu Xiuyi" w:date="2023-10-11T21:13:00Z">
          <w:r w:rsidDel="007E7BDE">
            <w:delText>T</w:delText>
          </w:r>
        </w:del>
      </w:ins>
      <w:del w:id="60" w:author="Wu Xiuyi" w:date="2023-10-11T21:13:00Z">
        <w:r w:rsidR="00C367F8" w:rsidDel="007E7BDE">
          <w:delText>the</w:delText>
        </w:r>
        <w:commentRangeStart w:id="61"/>
        <w:r w:rsidR="00C367F8" w:rsidDel="007E7BDE">
          <w:delText xml:space="preserve"> capsule </w:delText>
        </w:r>
        <w:commentRangeEnd w:id="61"/>
        <w:r w:rsidDel="007E7BDE">
          <w:rPr>
            <w:rStyle w:val="CommentReference"/>
          </w:rPr>
          <w:commentReference w:id="61"/>
        </w:r>
        <w:r w:rsidR="00C367F8" w:rsidDel="007E7BDE">
          <w:delText>of the bacteria was need to prevent the bacteria from the gastric acid.</w:delText>
        </w:r>
        <w:r w:rsidR="00720BFB" w:rsidRPr="00720BFB" w:rsidDel="007E7BDE">
          <w:rPr>
            <w:noProof/>
          </w:rPr>
          <w:delText xml:space="preserve"> </w:delText>
        </w:r>
      </w:del>
      <w:ins w:id="62" w:author="Nicholas Lee" w:date="2023-10-11T19:08:00Z">
        <w:del w:id="63" w:author="Wu Xiuyi" w:date="2023-10-11T21:13:00Z">
          <w:r w:rsidDel="007E7BDE">
            <w:rPr>
              <w:noProof/>
            </w:rPr>
            <w:delText xml:space="preserve"> (please follow the figure to describe the system)</w:delText>
          </w:r>
        </w:del>
      </w:ins>
    </w:p>
    <w:p w14:paraId="50B98315" w14:textId="606CB486" w:rsidR="00F06732" w:rsidRPr="00F06732" w:rsidRDefault="00F06732" w:rsidP="00F06732">
      <w:pPr>
        <w:jc w:val="both"/>
      </w:pPr>
      <w:r w:rsidRPr="00F06732">
        <w:rPr>
          <w:b/>
        </w:rPr>
        <w:t>Figure</w:t>
      </w:r>
      <w:r w:rsidR="00A36B29">
        <w:rPr>
          <w:b/>
        </w:rPr>
        <w:t xml:space="preserve"> </w:t>
      </w:r>
      <w:r w:rsidR="007427BE">
        <w:rPr>
          <w:b/>
        </w:rPr>
        <w:t>2.1.1</w:t>
      </w:r>
      <w:r w:rsidR="007427BE" w:rsidRPr="00F06732">
        <w:rPr>
          <w:b/>
        </w:rPr>
        <w:t xml:space="preserve"> </w:t>
      </w:r>
      <w:r w:rsidR="007427BE" w:rsidRPr="00E33A9E">
        <w:t>Schematic</w:t>
      </w:r>
      <w:r w:rsidRPr="00E33A9E">
        <w:rPr>
          <w:rPrChange w:id="64" w:author="Nicholas Lee" w:date="2023-10-11T19:14:00Z">
            <w:rPr>
              <w:i/>
              <w:iCs/>
            </w:rPr>
          </w:rPrChange>
        </w:rPr>
        <w:t xml:space="preserve"> </w:t>
      </w:r>
      <w:ins w:id="65" w:author="Nicholas Lee" w:date="2023-10-11T19:14:00Z">
        <w:r w:rsidR="00E33A9E" w:rsidRPr="00E33A9E">
          <w:rPr>
            <w:rPrChange w:id="66" w:author="Nicholas Lee" w:date="2023-10-11T19:14:00Z">
              <w:rPr>
                <w:i/>
                <w:iCs/>
              </w:rPr>
            </w:rPrChange>
          </w:rPr>
          <w:t xml:space="preserve">diagram </w:t>
        </w:r>
      </w:ins>
      <w:r w:rsidRPr="00E33A9E">
        <w:rPr>
          <w:rPrChange w:id="67" w:author="Nicholas Lee" w:date="2023-10-11T19:14:00Z">
            <w:rPr>
              <w:i/>
              <w:iCs/>
            </w:rPr>
          </w:rPrChange>
        </w:rPr>
        <w:t xml:space="preserve">of the envisioned MBT-film delivery system. A) Microbes are first encapsulated with storage excipients in MBT-films followed by encapsulation into oral capsules with enteric coatings. After oral administration, the capsules pass through stomach, dissolve, and release MBT-films in the intestines. B) Building on these existing advantages of capsules, MBT-films can be engineered for </w:t>
      </w:r>
      <w:proofErr w:type="spellStart"/>
      <w:r w:rsidRPr="00E33A9E">
        <w:rPr>
          <w:rPrChange w:id="68" w:author="Nicholas Lee" w:date="2023-10-11T19:14:00Z">
            <w:rPr>
              <w:i/>
              <w:iCs/>
            </w:rPr>
          </w:rPrChange>
        </w:rPr>
        <w:t>mucoadhesion</w:t>
      </w:r>
      <w:proofErr w:type="spellEnd"/>
      <w:r w:rsidRPr="00E33A9E">
        <w:rPr>
          <w:rPrChange w:id="69" w:author="Nicholas Lee" w:date="2023-10-11T19:14:00Z">
            <w:rPr>
              <w:i/>
              <w:iCs/>
            </w:rPr>
          </w:rPrChange>
        </w:rPr>
        <w:t xml:space="preserve"> and tunable release for modifying the spatiotemporal distribution of the MBT along the intestines.</w:t>
      </w:r>
    </w:p>
    <w:p w14:paraId="682BA453" w14:textId="60403CCF" w:rsidR="00C367F8" w:rsidRPr="00F06732" w:rsidRDefault="00C367F8" w:rsidP="00FD5BF9">
      <w:pPr>
        <w:jc w:val="both"/>
      </w:pPr>
    </w:p>
    <w:p w14:paraId="12BF8A95" w14:textId="16073F50" w:rsidR="00C367F8" w:rsidRDefault="00C367F8" w:rsidP="00FD5BF9">
      <w:pPr>
        <w:pStyle w:val="ListParagraph"/>
        <w:numPr>
          <w:ilvl w:val="0"/>
          <w:numId w:val="1"/>
        </w:numPr>
        <w:jc w:val="both"/>
        <w:rPr>
          <w:ins w:id="70" w:author="Nicholas Lee" w:date="2023-10-11T19:10:00Z"/>
        </w:rPr>
      </w:pPr>
      <w:r w:rsidRPr="00C367F8">
        <w:t>Adhesion module</w:t>
      </w:r>
      <w:ins w:id="71" w:author="Nicholas Lee" w:date="2023-10-11T19:09:00Z">
        <w:r w:rsidR="00A94EA1">
          <w:t xml:space="preserve"> (increase the affinity of the bacteria to attach on intestine)</w:t>
        </w:r>
      </w:ins>
    </w:p>
    <w:p w14:paraId="4151460B" w14:textId="0EEEE533" w:rsidR="00A94EA1" w:rsidRDefault="00A94EA1">
      <w:pPr>
        <w:jc w:val="both"/>
        <w:rPr>
          <w:ins w:id="72" w:author="Nicholas Lee" w:date="2023-10-11T19:10:00Z"/>
        </w:rPr>
        <w:pPrChange w:id="73" w:author="Nicholas Lee" w:date="2023-10-11T19:10:00Z">
          <w:pPr>
            <w:pStyle w:val="ListParagraph"/>
            <w:numPr>
              <w:numId w:val="1"/>
            </w:numPr>
            <w:ind w:hanging="360"/>
            <w:jc w:val="both"/>
          </w:pPr>
        </w:pPrChange>
      </w:pPr>
      <w:ins w:id="74" w:author="Nicholas Lee" w:date="2023-10-11T19:10:00Z">
        <w:r>
          <w:t>W</w:t>
        </w:r>
        <w:r w:rsidRPr="00041802">
          <w:t>hen the bacteria leave the stomach and enter the intestine, the bacteria begin to express adhesion proteins to help them adhere to the small intestine</w:t>
        </w:r>
        <w:r>
          <w:t>.</w:t>
        </w:r>
        <w:r w:rsidRPr="00041802">
          <w:t xml:space="preserve"> Ideally, our engineered bacteria achieve intestinal colonization.</w:t>
        </w:r>
      </w:ins>
    </w:p>
    <w:p w14:paraId="65F8F39A" w14:textId="6E18C7DA" w:rsidR="00A94EA1" w:rsidRPr="00041802" w:rsidRDefault="00A94EA1">
      <w:pPr>
        <w:ind w:left="360"/>
        <w:jc w:val="both"/>
        <w:rPr>
          <w:ins w:id="75" w:author="Nicholas Lee" w:date="2023-10-11T19:10:00Z"/>
        </w:rPr>
        <w:pPrChange w:id="76" w:author="Nicholas Lee" w:date="2023-10-11T19:10:00Z">
          <w:pPr>
            <w:pStyle w:val="ListParagraph"/>
            <w:numPr>
              <w:numId w:val="1"/>
            </w:numPr>
            <w:ind w:hanging="360"/>
            <w:jc w:val="both"/>
          </w:pPr>
        </w:pPrChange>
      </w:pPr>
    </w:p>
    <w:p w14:paraId="1AA65275" w14:textId="74036F50" w:rsidR="00A94EA1" w:rsidRDefault="00A94EA1">
      <w:pPr>
        <w:jc w:val="both"/>
        <w:rPr>
          <w:ins w:id="77" w:author="Nicholas Lee" w:date="2023-10-11T19:10:00Z"/>
        </w:rPr>
        <w:pPrChange w:id="78" w:author="Nicholas Lee" w:date="2023-10-11T19:10:00Z">
          <w:pPr>
            <w:pStyle w:val="ListParagraph"/>
            <w:numPr>
              <w:numId w:val="1"/>
            </w:numPr>
            <w:ind w:hanging="360"/>
            <w:jc w:val="both"/>
          </w:pPr>
        </w:pPrChange>
      </w:pPr>
      <w:r>
        <w:rPr>
          <w:noProof/>
        </w:rPr>
        <w:lastRenderedPageBreak/>
        <w:drawing>
          <wp:anchor distT="0" distB="0" distL="114300" distR="114300" simplePos="0" relativeHeight="251658245" behindDoc="0" locked="0" layoutInCell="1" allowOverlap="1" wp14:anchorId="37BD9D9E" wp14:editId="10AC308A">
            <wp:simplePos x="0" y="0"/>
            <wp:positionH relativeFrom="column">
              <wp:posOffset>353695</wp:posOffset>
            </wp:positionH>
            <wp:positionV relativeFrom="paragraph">
              <wp:posOffset>942825</wp:posOffset>
            </wp:positionV>
            <wp:extent cx="5342255" cy="3739515"/>
            <wp:effectExtent l="0" t="0" r="4445" b="0"/>
            <wp:wrapSquare wrapText="bothSides"/>
            <wp:docPr id="16861314" name="Picture 16861314" descr="A diagram of bacteria being attacked by bacteri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314" name="Picture 1" descr="A diagram of bacteria being attacked by bacteria&#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342255" cy="3739515"/>
                    </a:xfrm>
                    <a:prstGeom prst="rect">
                      <a:avLst/>
                    </a:prstGeom>
                  </pic:spPr>
                </pic:pic>
              </a:graphicData>
            </a:graphic>
            <wp14:sizeRelH relativeFrom="margin">
              <wp14:pctWidth>0</wp14:pctWidth>
            </wp14:sizeRelH>
            <wp14:sizeRelV relativeFrom="margin">
              <wp14:pctHeight>0</wp14:pctHeight>
            </wp14:sizeRelV>
          </wp:anchor>
        </w:drawing>
      </w:r>
      <w:ins w:id="79" w:author="Nicholas Lee" w:date="2023-10-11T19:10:00Z">
        <w:r w:rsidRPr="00041802">
          <w:t xml:space="preserve">In this module, based on the pH change </w:t>
        </w:r>
      </w:ins>
      <w:ins w:id="80" w:author="Nicholas Lee" w:date="2023-10-11T19:11:00Z">
        <w:r>
          <w:t>within</w:t>
        </w:r>
      </w:ins>
      <w:ins w:id="81" w:author="Nicholas Lee" w:date="2023-10-11T19:10:00Z">
        <w:r w:rsidRPr="00041802">
          <w:t xml:space="preserve"> the gastrointestinal tract, we </w:t>
        </w:r>
      </w:ins>
      <w:ins w:id="82" w:author="Nicholas Lee" w:date="2023-10-11T19:11:00Z">
        <w:r>
          <w:t xml:space="preserve">will </w:t>
        </w:r>
      </w:ins>
      <w:ins w:id="83" w:author="Nicholas Lee" w:date="2023-10-11T19:10:00Z">
        <w:r w:rsidRPr="00041802">
          <w:t xml:space="preserve">use </w:t>
        </w:r>
      </w:ins>
      <w:ins w:id="84" w:author="Nicholas Lee" w:date="2023-10-11T19:11:00Z">
        <w:r>
          <w:t>a</w:t>
        </w:r>
      </w:ins>
      <w:ins w:id="85" w:author="Nicholas Lee" w:date="2023-10-11T19:10:00Z">
        <w:r w:rsidRPr="00041802">
          <w:t xml:space="preserve"> pH sensor (</w:t>
        </w:r>
      </w:ins>
      <w:proofErr w:type="spellStart"/>
      <w:r w:rsidR="00EF2BA7">
        <w:t>P</w:t>
      </w:r>
      <w:ins w:id="86" w:author="Nicholas Lee" w:date="2023-10-11T19:10:00Z">
        <w:r w:rsidRPr="00041802">
          <w:t>asr</w:t>
        </w:r>
        <w:proofErr w:type="spellEnd"/>
        <w:r w:rsidRPr="00041802">
          <w:t xml:space="preserve"> promoter) to control the expression of adhesion proteins</w:t>
        </w:r>
      </w:ins>
      <w:ins w:id="87" w:author="Nicholas Lee" w:date="2023-10-11T19:11:00Z">
        <w:r>
          <w:t>.</w:t>
        </w:r>
      </w:ins>
      <w:ins w:id="88" w:author="Nicholas Lee" w:date="2023-10-11T19:10:00Z">
        <w:r w:rsidRPr="00041802">
          <w:t xml:space="preserve"> When the pH value is </w:t>
        </w:r>
      </w:ins>
      <w:ins w:id="89" w:author="Nicholas Lee" w:date="2023-10-11T19:11:00Z">
        <w:r>
          <w:t xml:space="preserve">low </w:t>
        </w:r>
      </w:ins>
      <w:ins w:id="90" w:author="Nicholas Lee" w:date="2023-10-11T19:10:00Z">
        <w:r w:rsidRPr="00041802">
          <w:t>(probably around 5</w:t>
        </w:r>
      </w:ins>
      <w:ins w:id="91" w:author="Nicholas Lee" w:date="2023-10-11T19:11:00Z">
        <w:r>
          <w:t xml:space="preserve"> to </w:t>
        </w:r>
      </w:ins>
      <w:ins w:id="92" w:author="Nicholas Lee" w:date="2023-10-11T19:10:00Z">
        <w:r w:rsidRPr="00041802">
          <w:t xml:space="preserve">5.5), the protein </w:t>
        </w:r>
      </w:ins>
      <w:ins w:id="93" w:author="Nicholas Lee" w:date="2023-10-11T19:11:00Z">
        <w:r>
          <w:t>will be</w:t>
        </w:r>
      </w:ins>
      <w:ins w:id="94" w:author="Nicholas Lee" w:date="2023-10-11T19:10:00Z">
        <w:r w:rsidRPr="00041802">
          <w:t xml:space="preserve"> expressed efficiently.</w:t>
        </w:r>
      </w:ins>
      <w:ins w:id="95" w:author="Nicholas Lee" w:date="2023-10-11T19:11:00Z">
        <w:r>
          <w:t xml:space="preserve"> The </w:t>
        </w:r>
      </w:ins>
      <w:ins w:id="96" w:author="Nicholas Lee" w:date="2023-10-11T19:12:00Z">
        <w:r w:rsidR="00E33A9E">
          <w:t>adhesion protein, cp19k, will allow the bacteria attach on the intestine epithelial cells.</w:t>
        </w:r>
      </w:ins>
    </w:p>
    <w:p w14:paraId="6E508339" w14:textId="526A16DD" w:rsidR="00A94EA1" w:rsidRDefault="00A94EA1">
      <w:pPr>
        <w:pStyle w:val="ListParagraph"/>
        <w:jc w:val="both"/>
        <w:pPrChange w:id="97" w:author="Nicholas Lee" w:date="2023-10-11T19:10:00Z">
          <w:pPr>
            <w:pStyle w:val="ListParagraph"/>
            <w:numPr>
              <w:numId w:val="1"/>
            </w:numPr>
            <w:ind w:hanging="360"/>
            <w:jc w:val="both"/>
          </w:pPr>
        </w:pPrChange>
      </w:pPr>
    </w:p>
    <w:p w14:paraId="0A09B180" w14:textId="4BD02A29" w:rsidR="0065797C" w:rsidRDefault="0065797C" w:rsidP="0065797C">
      <w:pPr>
        <w:ind w:left="360"/>
        <w:jc w:val="both"/>
      </w:pPr>
    </w:p>
    <w:p w14:paraId="30EB363F" w14:textId="6E87955D" w:rsidR="0065797C" w:rsidRDefault="0065797C" w:rsidP="0065797C">
      <w:pPr>
        <w:pStyle w:val="ListParagraph"/>
        <w:jc w:val="both"/>
        <w:rPr>
          <w:bCs/>
        </w:rPr>
      </w:pPr>
      <w:r w:rsidRPr="0065797C">
        <w:rPr>
          <w:b/>
        </w:rPr>
        <w:t xml:space="preserve">Figure 2.1.2 </w:t>
      </w:r>
      <w:r w:rsidRPr="0065797C">
        <w:rPr>
          <w:bCs/>
        </w:rPr>
        <w:t xml:space="preserve">Bacteria </w:t>
      </w:r>
      <w:del w:id="98" w:author="Nicholas Lee" w:date="2023-10-11T19:13:00Z">
        <w:r w:rsidRPr="0065797C" w:rsidDel="00E33A9E">
          <w:rPr>
            <w:bCs/>
          </w:rPr>
          <w:delText xml:space="preserve">stick </w:delText>
        </w:r>
      </w:del>
      <w:ins w:id="99" w:author="Nicholas Lee" w:date="2023-10-11T19:13:00Z">
        <w:r w:rsidR="00E33A9E">
          <w:rPr>
            <w:bCs/>
          </w:rPr>
          <w:t>at</w:t>
        </w:r>
      </w:ins>
      <w:ins w:id="100" w:author="Nicholas Lee" w:date="2023-10-11T19:14:00Z">
        <w:r w:rsidR="00E33A9E">
          <w:rPr>
            <w:bCs/>
          </w:rPr>
          <w:t>tach</w:t>
        </w:r>
      </w:ins>
      <w:ins w:id="101" w:author="Nicholas Lee" w:date="2023-10-11T19:13:00Z">
        <w:r w:rsidR="00E33A9E" w:rsidRPr="0065797C">
          <w:rPr>
            <w:bCs/>
          </w:rPr>
          <w:t xml:space="preserve"> </w:t>
        </w:r>
      </w:ins>
      <w:r w:rsidRPr="0065797C">
        <w:rPr>
          <w:bCs/>
        </w:rPr>
        <w:t xml:space="preserve">to the surface of the intestine with the help of </w:t>
      </w:r>
      <w:r w:rsidR="00472188">
        <w:rPr>
          <w:rFonts w:hint="eastAsia"/>
          <w:bCs/>
        </w:rPr>
        <w:t>cp19</w:t>
      </w:r>
      <w:r w:rsidR="00A621FB">
        <w:rPr>
          <w:bCs/>
        </w:rPr>
        <w:t>k [</w:t>
      </w:r>
      <w:r w:rsidR="00472188">
        <w:rPr>
          <w:bCs/>
        </w:rPr>
        <w:t>2]</w:t>
      </w:r>
      <w:r w:rsidR="00A621FB">
        <w:rPr>
          <w:bCs/>
        </w:rPr>
        <w:t>[3]</w:t>
      </w:r>
      <w:del w:id="102" w:author="Nicholas Lee" w:date="2023-10-11T19:14:00Z">
        <w:r w:rsidRPr="0065797C" w:rsidDel="00E33A9E">
          <w:rPr>
            <w:bCs/>
          </w:rPr>
          <w:delText xml:space="preserve">, and ideally our engineered bacteria adhere to our intestine with the help of </w:delText>
        </w:r>
        <w:r w:rsidR="00472188" w:rsidDel="00E33A9E">
          <w:rPr>
            <w:rFonts w:hint="eastAsia"/>
            <w:bCs/>
          </w:rPr>
          <w:delText>cp19k</w:delText>
        </w:r>
        <w:r w:rsidRPr="0065797C" w:rsidDel="00E33A9E">
          <w:rPr>
            <w:bCs/>
          </w:rPr>
          <w:delText xml:space="preserve">. </w:delText>
        </w:r>
      </w:del>
      <w:ins w:id="103" w:author="Nicholas Lee" w:date="2023-10-11T19:14:00Z">
        <w:r w:rsidR="00E33A9E">
          <w:rPr>
            <w:bCs/>
          </w:rPr>
          <w:t xml:space="preserve">. </w:t>
        </w:r>
      </w:ins>
      <w:r w:rsidRPr="0065797C">
        <w:rPr>
          <w:bCs/>
        </w:rPr>
        <w:t xml:space="preserve">Although it is inevitable that some bacteria </w:t>
      </w:r>
      <w:del w:id="104" w:author="Nicholas Lee" w:date="2023-10-11T19:17:00Z">
        <w:r w:rsidRPr="0065797C" w:rsidDel="00E24B81">
          <w:rPr>
            <w:bCs/>
          </w:rPr>
          <w:delText xml:space="preserve">will </w:delText>
        </w:r>
      </w:del>
      <w:ins w:id="105" w:author="Nicholas Lee" w:date="2023-10-11T19:17:00Z">
        <w:r w:rsidR="00E24B81">
          <w:rPr>
            <w:bCs/>
          </w:rPr>
          <w:t xml:space="preserve">could </w:t>
        </w:r>
      </w:ins>
      <w:del w:id="106" w:author="Nicholas Lee" w:date="2023-10-11T19:14:00Z">
        <w:r w:rsidRPr="0065797C" w:rsidDel="00E33A9E">
          <w:rPr>
            <w:bCs/>
          </w:rPr>
          <w:delText xml:space="preserve">stick </w:delText>
        </w:r>
      </w:del>
      <w:ins w:id="107" w:author="Nicholas Lee" w:date="2023-10-11T19:14:00Z">
        <w:r w:rsidR="00E33A9E">
          <w:rPr>
            <w:bCs/>
          </w:rPr>
          <w:t>attach</w:t>
        </w:r>
        <w:r w:rsidR="00E33A9E" w:rsidRPr="0065797C">
          <w:rPr>
            <w:bCs/>
          </w:rPr>
          <w:t xml:space="preserve"> </w:t>
        </w:r>
      </w:ins>
      <w:r w:rsidRPr="0065797C">
        <w:rPr>
          <w:bCs/>
        </w:rPr>
        <w:t xml:space="preserve">into a large lump </w:t>
      </w:r>
      <w:del w:id="108" w:author="Nicholas Lee" w:date="2023-10-11T19:18:00Z">
        <w:r w:rsidRPr="0065797C" w:rsidDel="00E24B81">
          <w:rPr>
            <w:bCs/>
          </w:rPr>
          <w:delText>-</w:delText>
        </w:r>
      </w:del>
      <w:ins w:id="109" w:author="Nicholas Lee" w:date="2023-10-11T19:18:00Z">
        <w:r w:rsidR="00E24B81">
          <w:rPr>
            <w:bCs/>
          </w:rPr>
          <w:t>–</w:t>
        </w:r>
      </w:ins>
      <w:r w:rsidRPr="0065797C">
        <w:rPr>
          <w:bCs/>
        </w:rPr>
        <w:t xml:space="preserve"> </w:t>
      </w:r>
      <w:ins w:id="110" w:author="Nicholas Lee" w:date="2023-10-11T19:17:00Z">
        <w:r w:rsidR="00E24B81">
          <w:rPr>
            <w:bCs/>
          </w:rPr>
          <w:t>but</w:t>
        </w:r>
      </w:ins>
      <w:ins w:id="111" w:author="Nicholas Lee" w:date="2023-10-11T19:18:00Z">
        <w:r w:rsidR="00E24B81">
          <w:rPr>
            <w:bCs/>
          </w:rPr>
          <w:t xml:space="preserve"> they are</w:t>
        </w:r>
      </w:ins>
      <w:del w:id="112" w:author="Nicholas Lee" w:date="2023-10-11T19:17:00Z">
        <w:r w:rsidRPr="0065797C" w:rsidDel="00E24B81">
          <w:rPr>
            <w:bCs/>
          </w:rPr>
          <w:delText>it is</w:delText>
        </w:r>
      </w:del>
      <w:r w:rsidRPr="0065797C">
        <w:rPr>
          <w:bCs/>
        </w:rPr>
        <w:t xml:space="preserve"> </w:t>
      </w:r>
      <w:del w:id="113" w:author="Nicholas Lee" w:date="2023-10-11T19:17:00Z">
        <w:r w:rsidRPr="0065797C" w:rsidDel="00E24B81">
          <w:rPr>
            <w:bCs/>
          </w:rPr>
          <w:delText xml:space="preserve">easier </w:delText>
        </w:r>
      </w:del>
      <w:ins w:id="114" w:author="Nicholas Lee" w:date="2023-10-11T19:17:00Z">
        <w:r w:rsidR="00E24B81" w:rsidRPr="0065797C">
          <w:rPr>
            <w:bCs/>
          </w:rPr>
          <w:t>eas</w:t>
        </w:r>
        <w:r w:rsidR="00E24B81">
          <w:rPr>
            <w:bCs/>
          </w:rPr>
          <w:t xml:space="preserve">y </w:t>
        </w:r>
      </w:ins>
      <w:r w:rsidRPr="0065797C">
        <w:rPr>
          <w:bCs/>
        </w:rPr>
        <w:t>to be washed away and leave the intestine</w:t>
      </w:r>
      <w:ins w:id="115" w:author="Nicholas Lee" w:date="2023-10-11T19:18:00Z">
        <w:r w:rsidR="00E24B81">
          <w:rPr>
            <w:bCs/>
          </w:rPr>
          <w:t xml:space="preserve">. Here, </w:t>
        </w:r>
      </w:ins>
      <w:del w:id="116" w:author="Nicholas Lee" w:date="2023-10-11T19:18:00Z">
        <w:r w:rsidRPr="0065797C" w:rsidDel="00E24B81">
          <w:rPr>
            <w:bCs/>
          </w:rPr>
          <w:delText xml:space="preserve"> - but </w:delText>
        </w:r>
      </w:del>
      <w:r w:rsidRPr="0065797C">
        <w:rPr>
          <w:bCs/>
        </w:rPr>
        <w:t xml:space="preserve">we </w:t>
      </w:r>
      <w:ins w:id="117" w:author="Nicholas Lee" w:date="2023-10-11T19:18:00Z">
        <w:r w:rsidR="00E24B81">
          <w:rPr>
            <w:bCs/>
          </w:rPr>
          <w:t xml:space="preserve">propose to </w:t>
        </w:r>
      </w:ins>
      <w:del w:id="118" w:author="Nicholas Lee" w:date="2023-10-11T19:18:00Z">
        <w:r w:rsidRPr="0065797C" w:rsidDel="00E24B81">
          <w:rPr>
            <w:bCs/>
          </w:rPr>
          <w:delText>can balance the relationship between "bacterial slime bacteria" and "bacterial sticky intestine"</w:delText>
        </w:r>
      </w:del>
      <w:ins w:id="119" w:author="Nicholas Lee" w:date="2023-10-11T19:18:00Z">
        <w:r w:rsidR="00E24B81">
          <w:rPr>
            <w:bCs/>
          </w:rPr>
          <w:t>increase the chance of our engineered bacteria to survive in intestin</w:t>
        </w:r>
      </w:ins>
      <w:ins w:id="120" w:author="Nicholas Lee" w:date="2023-10-11T19:19:00Z">
        <w:r w:rsidR="00E24B81">
          <w:rPr>
            <w:bCs/>
          </w:rPr>
          <w:t>e</w:t>
        </w:r>
      </w:ins>
      <w:r w:rsidRPr="0065797C">
        <w:rPr>
          <w:bCs/>
        </w:rPr>
        <w:t xml:space="preserve"> by controlling the spatiotemporal expression of </w:t>
      </w:r>
      <w:r w:rsidR="00472188">
        <w:rPr>
          <w:rFonts w:hint="eastAsia"/>
          <w:bCs/>
        </w:rPr>
        <w:t>cp19k</w:t>
      </w:r>
      <w:ins w:id="121" w:author="Nicholas Lee" w:date="2023-10-11T19:19:00Z">
        <w:r w:rsidR="00E24B81">
          <w:rPr>
            <w:bCs/>
          </w:rPr>
          <w:t>. The expression of this adhesion protein</w:t>
        </w:r>
      </w:ins>
      <w:del w:id="122" w:author="Nicholas Lee" w:date="2023-10-11T19:19:00Z">
        <w:r w:rsidRPr="0065797C" w:rsidDel="00E24B81">
          <w:rPr>
            <w:bCs/>
          </w:rPr>
          <w:delText>,</w:delText>
        </w:r>
      </w:del>
      <w:r w:rsidRPr="0065797C">
        <w:rPr>
          <w:bCs/>
        </w:rPr>
        <w:t xml:space="preserve"> </w:t>
      </w:r>
      <w:del w:id="123" w:author="Nicholas Lee" w:date="2023-10-11T19:19:00Z">
        <w:r w:rsidRPr="0065797C" w:rsidDel="00E24B81">
          <w:rPr>
            <w:bCs/>
          </w:rPr>
          <w:delText>so that it</w:delText>
        </w:r>
      </w:del>
      <w:ins w:id="124" w:author="Nicholas Lee" w:date="2023-10-11T19:19:00Z">
        <w:r w:rsidR="00E24B81">
          <w:rPr>
            <w:bCs/>
          </w:rPr>
          <w:t>could make the bacteria</w:t>
        </w:r>
      </w:ins>
      <w:r w:rsidRPr="0065797C">
        <w:rPr>
          <w:bCs/>
        </w:rPr>
        <w:t xml:space="preserve"> </w:t>
      </w:r>
      <w:del w:id="125" w:author="Nicholas Lee" w:date="2023-10-11T19:19:00Z">
        <w:r w:rsidRPr="0065797C" w:rsidDel="00E24B81">
          <w:rPr>
            <w:bCs/>
          </w:rPr>
          <w:delText>tends to the "bacterial</w:delText>
        </w:r>
      </w:del>
      <w:ins w:id="126" w:author="Nicholas Lee" w:date="2023-10-11T19:19:00Z">
        <w:r w:rsidR="00E24B81">
          <w:rPr>
            <w:bCs/>
          </w:rPr>
          <w:t>“</w:t>
        </w:r>
      </w:ins>
      <w:r w:rsidRPr="0065797C">
        <w:rPr>
          <w:bCs/>
        </w:rPr>
        <w:t xml:space="preserve"> sticky</w:t>
      </w:r>
      <w:del w:id="127" w:author="Nicholas Lee" w:date="2023-10-11T19:19:00Z">
        <w:r w:rsidRPr="0065797C" w:rsidDel="00E24B81">
          <w:rPr>
            <w:bCs/>
          </w:rPr>
          <w:delText xml:space="preserve"> </w:delText>
        </w:r>
      </w:del>
      <w:ins w:id="128" w:author="Nicholas Lee" w:date="2023-10-11T19:19:00Z">
        <w:r w:rsidR="00E24B81">
          <w:rPr>
            <w:bCs/>
          </w:rPr>
          <w:t>”</w:t>
        </w:r>
      </w:ins>
      <w:del w:id="129" w:author="Nicholas Lee" w:date="2023-10-11T19:19:00Z">
        <w:r w:rsidRPr="0065797C" w:rsidDel="00E24B81">
          <w:rPr>
            <w:bCs/>
          </w:rPr>
          <w:delText>intestine" sticky intestine</w:delText>
        </w:r>
      </w:del>
      <w:ins w:id="130" w:author="Nicholas Lee" w:date="2023-10-11T19:19:00Z">
        <w:r w:rsidR="00E24B81">
          <w:rPr>
            <w:bCs/>
          </w:rPr>
          <w:t>. Hence,</w:t>
        </w:r>
      </w:ins>
      <w:del w:id="131" w:author="Nicholas Lee" w:date="2023-10-11T19:19:00Z">
        <w:r w:rsidRPr="0065797C" w:rsidDel="00E24B81">
          <w:rPr>
            <w:bCs/>
          </w:rPr>
          <w:delText>;</w:delText>
        </w:r>
      </w:del>
      <w:r w:rsidRPr="0065797C">
        <w:rPr>
          <w:bCs/>
        </w:rPr>
        <w:t xml:space="preserve"> </w:t>
      </w:r>
      <w:del w:id="132" w:author="Nicholas Lee" w:date="2023-10-11T19:20:00Z">
        <w:r w:rsidRPr="0065797C" w:rsidDel="00E24B81">
          <w:rPr>
            <w:bCs/>
          </w:rPr>
          <w:delText xml:space="preserve">For example, </w:delText>
        </w:r>
      </w:del>
      <w:r w:rsidRPr="0065797C">
        <w:rPr>
          <w:bCs/>
        </w:rPr>
        <w:t>we can reduce the number of bacteria</w:t>
      </w:r>
      <w:del w:id="133" w:author="Nicholas Lee" w:date="2023-10-11T19:20:00Z">
        <w:r w:rsidRPr="0065797C" w:rsidDel="00E24B81">
          <w:rPr>
            <w:bCs/>
          </w:rPr>
          <w:delText xml:space="preserve"> or reduce the distribution of </w:delText>
        </w:r>
        <w:r w:rsidR="00472188" w:rsidDel="00E24B81">
          <w:rPr>
            <w:rFonts w:hint="eastAsia"/>
            <w:bCs/>
          </w:rPr>
          <w:delText>cp19k</w:delText>
        </w:r>
        <w:r w:rsidRPr="0065797C" w:rsidDel="00E24B81">
          <w:rPr>
            <w:bCs/>
          </w:rPr>
          <w:delText xml:space="preserve"> on the surface of bacteria, so that they can reduce the cluster of "bacterial sticky bacteria".</w:delText>
        </w:r>
      </w:del>
      <w:ins w:id="134" w:author="Nicholas Lee" w:date="2023-10-11T19:20:00Z">
        <w:r w:rsidR="00E24B81">
          <w:rPr>
            <w:bCs/>
          </w:rPr>
          <w:t xml:space="preserve"> in the therapy and enhance the production of the enzymes in each treatment.</w:t>
        </w:r>
      </w:ins>
    </w:p>
    <w:p w14:paraId="43DCC092" w14:textId="77777777" w:rsidR="0065797C" w:rsidRPr="0065797C" w:rsidRDefault="0065797C" w:rsidP="0065797C">
      <w:pPr>
        <w:pStyle w:val="ListParagraph"/>
        <w:jc w:val="both"/>
        <w:rPr>
          <w:bCs/>
        </w:rPr>
      </w:pPr>
    </w:p>
    <w:p w14:paraId="7F370E36" w14:textId="287533D0" w:rsidR="00041802" w:rsidDel="00A94EA1" w:rsidRDefault="00041802" w:rsidP="00FD5BF9">
      <w:pPr>
        <w:pStyle w:val="ListParagraph"/>
        <w:jc w:val="both"/>
        <w:rPr>
          <w:del w:id="135" w:author="Nicholas Lee" w:date="2023-10-11T19:09:00Z"/>
        </w:rPr>
      </w:pPr>
      <w:del w:id="136" w:author="Nicholas Lee" w:date="2023-10-11T19:09:00Z">
        <w:r w:rsidRPr="00041802" w:rsidDel="00A94EA1">
          <w:delText>After completing the encapsulation of the strain, when the bacteria leave the stomach and enter the intestine, the bacteria begin to express adhesion proteins to help them adhere to the small intestine; Ideally, our engineered bacteria achieve intestinal colonization.</w:delText>
        </w:r>
      </w:del>
    </w:p>
    <w:p w14:paraId="39FDBFFC" w14:textId="27F57AE7" w:rsidR="008347EE" w:rsidRPr="00041802" w:rsidDel="00A94EA1" w:rsidRDefault="008347EE" w:rsidP="00FD5BF9">
      <w:pPr>
        <w:pStyle w:val="ListParagraph"/>
        <w:jc w:val="both"/>
        <w:rPr>
          <w:del w:id="137" w:author="Nicholas Lee" w:date="2023-10-11T19:09:00Z"/>
        </w:rPr>
      </w:pPr>
    </w:p>
    <w:p w14:paraId="242FBC46" w14:textId="2676B972" w:rsidR="00C367F8" w:rsidDel="00A94EA1" w:rsidRDefault="00041802" w:rsidP="00FD5BF9">
      <w:pPr>
        <w:pStyle w:val="ListParagraph"/>
        <w:jc w:val="both"/>
        <w:rPr>
          <w:del w:id="138" w:author="Nicholas Lee" w:date="2023-10-11T19:09:00Z"/>
        </w:rPr>
      </w:pPr>
      <w:del w:id="139" w:author="Nicholas Lee" w:date="2023-10-11T19:09:00Z">
        <w:r w:rsidRPr="00041802" w:rsidDel="00A94EA1">
          <w:delText>In this module, based on the pH change curve of the gastrointestinal tract, we use the pH sensor (pasr promoter) to control the expression of adhesion proteins; When the pH value is small (probably around 5-5.5), the protein is expressed efficiently.</w:delText>
        </w:r>
      </w:del>
    </w:p>
    <w:p w14:paraId="2BEF7F76" w14:textId="12E79237" w:rsidR="00C367F8" w:rsidRDefault="003D00CE" w:rsidP="00FD5BF9">
      <w:pPr>
        <w:pStyle w:val="ListParagraph"/>
        <w:numPr>
          <w:ilvl w:val="0"/>
          <w:numId w:val="1"/>
        </w:numPr>
        <w:jc w:val="both"/>
      </w:pPr>
      <w:r>
        <w:rPr>
          <w:noProof/>
        </w:rPr>
        <w:t>Release</w:t>
      </w:r>
      <w:r w:rsidR="00C367F8" w:rsidRPr="00C367F8">
        <w:t xml:space="preserve"> module</w:t>
      </w:r>
    </w:p>
    <w:p w14:paraId="7608F6FD" w14:textId="695FC418" w:rsidR="00B7558C" w:rsidDel="00170DA4" w:rsidRDefault="00B7558C" w:rsidP="00FD5BF9">
      <w:pPr>
        <w:pStyle w:val="ListParagraph"/>
        <w:jc w:val="both"/>
        <w:rPr>
          <w:del w:id="140" w:author="Nicholas Lee" w:date="2023-10-11T19:24:00Z"/>
          <w:bCs/>
        </w:rPr>
      </w:pPr>
      <w:del w:id="141" w:author="Nicholas Lee" w:date="2023-10-11T19:24:00Z">
        <w:r w:rsidRPr="00F06732" w:rsidDel="00170DA4">
          <w:rPr>
            <w:b/>
          </w:rPr>
          <w:delText>Figure</w:delText>
        </w:r>
        <w:r w:rsidDel="00170DA4">
          <w:rPr>
            <w:b/>
          </w:rPr>
          <w:delText xml:space="preserve"> 2.1.</w:delText>
        </w:r>
        <w:r w:rsidR="006B6DD4" w:rsidDel="00170DA4">
          <w:rPr>
            <w:b/>
          </w:rPr>
          <w:delText>3</w:delText>
        </w:r>
        <w:r w:rsidRPr="000B18C7" w:rsidDel="00170DA4">
          <w:rPr>
            <w:bCs/>
          </w:rPr>
          <w:delText xml:space="preserve"> </w:delText>
        </w:r>
        <w:r w:rsidR="000B18C7" w:rsidRPr="000B18C7" w:rsidDel="00170DA4">
          <w:rPr>
            <w:bCs/>
          </w:rPr>
          <w:delText>For celiac disease caused by 33-mer residues (from cereal proteins) becoming antigens, we hydrolyze 33-mer with Fvp</w:delText>
        </w:r>
        <w:r w:rsidR="00810971" w:rsidDel="00170DA4">
          <w:rPr>
            <w:bCs/>
          </w:rPr>
          <w:delText xml:space="preserve"> gluten enzyme</w:delText>
        </w:r>
        <w:r w:rsidR="00DC0CCC" w:rsidDel="00170DA4">
          <w:rPr>
            <w:bCs/>
          </w:rPr>
          <w:delText xml:space="preserve"> (</w:delText>
        </w:r>
        <w:r w:rsidR="000B18C7" w:rsidRPr="000B18C7" w:rsidDel="00170DA4">
          <w:rPr>
            <w:bCs/>
          </w:rPr>
          <w:delText>and PEP</w:delText>
        </w:r>
        <w:r w:rsidR="00810971" w:rsidDel="00170DA4">
          <w:rPr>
            <w:bCs/>
          </w:rPr>
          <w:delText xml:space="preserve"> gluten enzyme</w:delText>
        </w:r>
        <w:r w:rsidR="00DC0CCC" w:rsidDel="00170DA4">
          <w:rPr>
            <w:bCs/>
          </w:rPr>
          <w:delText>)</w:delText>
        </w:r>
        <w:r w:rsidR="000B18C7" w:rsidRPr="000B18C7" w:rsidDel="00170DA4">
          <w:rPr>
            <w:bCs/>
          </w:rPr>
          <w:delText xml:space="preserve"> to make it lose its immunogenicity, so as to achieve therapeutic purposes.</w:delText>
        </w:r>
      </w:del>
    </w:p>
    <w:p w14:paraId="126E4A5E" w14:textId="1C46AD3F" w:rsidR="00B70CFD" w:rsidDel="00170DA4" w:rsidRDefault="00B70CFD" w:rsidP="00FD5BF9">
      <w:pPr>
        <w:pStyle w:val="ListParagraph"/>
        <w:jc w:val="both"/>
        <w:rPr>
          <w:del w:id="142" w:author="Nicholas Lee" w:date="2023-10-11T19:24:00Z"/>
        </w:rPr>
      </w:pPr>
    </w:p>
    <w:p w14:paraId="5A086FE0" w14:textId="562A2188" w:rsidR="008347EE" w:rsidRPr="00170DA4" w:rsidRDefault="008347EE" w:rsidP="00FD5BF9">
      <w:pPr>
        <w:pStyle w:val="ListParagraph"/>
        <w:jc w:val="both"/>
        <w:rPr>
          <w:color w:val="FF0000"/>
          <w:rPrChange w:id="143" w:author="Nicholas Lee" w:date="2023-10-11T19:27:00Z">
            <w:rPr/>
          </w:rPrChange>
        </w:rPr>
      </w:pPr>
      <w:r w:rsidRPr="008347EE">
        <w:t>When the bacteria enter the intestine and a rise in NO concentration is detected</w:t>
      </w:r>
      <w:ins w:id="144" w:author="Nicholas Lee" w:date="2023-10-11T19:21:00Z">
        <w:r w:rsidR="00E24B81">
          <w:t xml:space="preserve"> because of the celiac disease. By the NO sensor system, this will induce </w:t>
        </w:r>
      </w:ins>
      <w:del w:id="145" w:author="Nicholas Lee" w:date="2023-10-11T19:21:00Z">
        <w:r w:rsidRPr="008347EE" w:rsidDel="00E24B81">
          <w:delText>, it begins to</w:delText>
        </w:r>
      </w:del>
      <w:ins w:id="146" w:author="Nicholas Lee" w:date="2023-10-11T19:21:00Z">
        <w:r w:rsidR="00E24B81">
          <w:t>the</w:t>
        </w:r>
      </w:ins>
      <w:r w:rsidRPr="008347EE">
        <w:t xml:space="preserve"> express</w:t>
      </w:r>
      <w:ins w:id="147" w:author="Nicholas Lee" w:date="2023-10-11T19:21:00Z">
        <w:r w:rsidR="00E24B81">
          <w:t xml:space="preserve">ion of our target </w:t>
        </w:r>
      </w:ins>
      <w:del w:id="148" w:author="Nicholas Lee" w:date="2023-10-11T19:21:00Z">
        <w:r w:rsidRPr="008347EE" w:rsidDel="00E24B81">
          <w:delText xml:space="preserve"> the enzyme proteins </w:delText>
        </w:r>
      </w:del>
      <w:ins w:id="149" w:author="Nicholas Lee" w:date="2023-10-11T19:21:00Z">
        <w:r w:rsidR="00E24B81">
          <w:t xml:space="preserve">enzymes (PEP and </w:t>
        </w:r>
        <w:proofErr w:type="spellStart"/>
        <w:r w:rsidR="00E24B81">
          <w:t>F</w:t>
        </w:r>
      </w:ins>
      <w:r w:rsidR="00240951">
        <w:t>vp</w:t>
      </w:r>
      <w:proofErr w:type="spellEnd"/>
      <w:ins w:id="150" w:author="Nicholas Lee" w:date="2023-10-11T19:21:00Z">
        <w:r w:rsidR="00E24B81">
          <w:t>)</w:t>
        </w:r>
      </w:ins>
      <w:ins w:id="151" w:author="Nicholas Lee" w:date="2023-10-11T19:22:00Z">
        <w:r w:rsidR="00E24B81">
          <w:t xml:space="preserve">. These two enzymes could </w:t>
        </w:r>
      </w:ins>
      <w:del w:id="152" w:author="Nicholas Lee" w:date="2023-10-11T19:22:00Z">
        <w:r w:rsidRPr="008347EE" w:rsidDel="00170DA4">
          <w:delText xml:space="preserve">we need to </w:delText>
        </w:r>
      </w:del>
      <w:r w:rsidRPr="008347EE">
        <w:t xml:space="preserve">help patients </w:t>
      </w:r>
      <w:ins w:id="153" w:author="Nicholas Lee" w:date="2023-10-11T19:22:00Z">
        <w:r w:rsidR="00170DA4">
          <w:t xml:space="preserve">to </w:t>
        </w:r>
      </w:ins>
      <w:r w:rsidRPr="008347EE">
        <w:t>break down amino acid residues (gluten that has not been completely broken down) that causes the immune response.</w:t>
      </w:r>
      <w:ins w:id="154" w:author="Nicholas Lee" w:date="2023-10-11T19:26:00Z">
        <w:r w:rsidR="00170DA4">
          <w:t xml:space="preserve"> </w:t>
        </w:r>
        <w:r w:rsidR="00170DA4" w:rsidRPr="00170DA4">
          <w:rPr>
            <w:color w:val="FF0000"/>
            <w:rPrChange w:id="155" w:author="Nicholas Lee" w:date="2023-10-11T19:27:00Z">
              <w:rPr/>
            </w:rPrChange>
          </w:rPr>
          <w:t xml:space="preserve">(please </w:t>
        </w:r>
      </w:ins>
      <w:ins w:id="156" w:author="Nicholas Lee" w:date="2023-10-11T19:27:00Z">
        <w:r w:rsidR="00170DA4" w:rsidRPr="00170DA4">
          <w:rPr>
            <w:color w:val="FF0000"/>
            <w:rPrChange w:id="157" w:author="Nicholas Lee" w:date="2023-10-11T19:27:00Z">
              <w:rPr/>
            </w:rPrChange>
          </w:rPr>
          <w:t>add why the enzymes can be released from the bacteria)</w:t>
        </w:r>
      </w:ins>
    </w:p>
    <w:p w14:paraId="0E09CEF6" w14:textId="6E8BBE8D" w:rsidR="008347EE" w:rsidRPr="00400911" w:rsidDel="00170DA4" w:rsidRDefault="00170DA4" w:rsidP="00400911">
      <w:pPr>
        <w:pStyle w:val="ListParagraph"/>
        <w:jc w:val="both"/>
        <w:rPr>
          <w:moveFrom w:id="158" w:author="Nicholas Lee" w:date="2023-10-11T19:23:00Z"/>
          <w:bCs/>
        </w:rPr>
      </w:pPr>
      <w:r>
        <w:rPr>
          <w:noProof/>
        </w:rPr>
        <w:lastRenderedPageBreak/>
        <w:drawing>
          <wp:anchor distT="0" distB="0" distL="114300" distR="114300" simplePos="0" relativeHeight="251658243" behindDoc="0" locked="0" layoutInCell="1" allowOverlap="1" wp14:anchorId="439380B3" wp14:editId="4FF4A256">
            <wp:simplePos x="0" y="0"/>
            <wp:positionH relativeFrom="column">
              <wp:posOffset>356235</wp:posOffset>
            </wp:positionH>
            <wp:positionV relativeFrom="paragraph">
              <wp:posOffset>247575</wp:posOffset>
            </wp:positionV>
            <wp:extent cx="5121910" cy="2967990"/>
            <wp:effectExtent l="0" t="0" r="0" b="3810"/>
            <wp:wrapTopAndBottom/>
            <wp:docPr id="206488017" name="Picture 206488017" descr="Diagram of a diagram of a disea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8017" name="Picture 7" descr="Diagram of a diagram of a disease&#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1910" cy="2967990"/>
                    </a:xfrm>
                    <a:prstGeom prst="rect">
                      <a:avLst/>
                    </a:prstGeom>
                    <a:noFill/>
                    <a:ln>
                      <a:noFill/>
                    </a:ln>
                  </pic:spPr>
                </pic:pic>
              </a:graphicData>
            </a:graphic>
            <wp14:sizeRelH relativeFrom="page">
              <wp14:pctWidth>0</wp14:pctWidth>
            </wp14:sizeRelH>
            <wp14:sizeRelV relativeFrom="page">
              <wp14:pctHeight>0</wp14:pctHeight>
            </wp14:sizeRelV>
          </wp:anchor>
        </w:drawing>
      </w:r>
      <w:moveFromRangeStart w:id="159" w:author="Nicholas Lee" w:date="2023-10-11T19:23:00Z" w:name="move147944647"/>
      <w:moveFrom w:id="160" w:author="Nicholas Lee" w:date="2023-10-11T19:23:00Z">
        <w:r w:rsidR="00A84D42" w:rsidRPr="00F06732" w:rsidDel="00170DA4">
          <w:rPr>
            <w:b/>
          </w:rPr>
          <w:t>Figure</w:t>
        </w:r>
        <w:r w:rsidR="00A84D42" w:rsidDel="00170DA4">
          <w:rPr>
            <w:b/>
          </w:rPr>
          <w:t xml:space="preserve"> 2.1.</w:t>
        </w:r>
        <w:r w:rsidR="00E06B89" w:rsidDel="00170DA4">
          <w:rPr>
            <w:b/>
          </w:rPr>
          <w:t>4</w:t>
        </w:r>
        <w:r w:rsidR="00A84D42" w:rsidDel="00170DA4">
          <w:rPr>
            <w:b/>
          </w:rPr>
          <w:t xml:space="preserve"> </w:t>
        </w:r>
        <w:r w:rsidR="00A84D42" w:rsidDel="00170DA4">
          <w:rPr>
            <w:bCs/>
          </w:rPr>
          <w:t>S</w:t>
        </w:r>
        <w:r w:rsidR="00A84D42" w:rsidRPr="00A84D42" w:rsidDel="00170DA4">
          <w:rPr>
            <w:bCs/>
          </w:rPr>
          <w:t xml:space="preserve">tep </w:t>
        </w:r>
        <w:r w:rsidR="00067AD6" w:rsidDel="00170DA4">
          <w:rPr>
            <w:bCs/>
          </w:rPr>
          <w:t>①</w:t>
        </w:r>
        <w:r w:rsidR="00A84D42" w:rsidDel="00170DA4">
          <w:rPr>
            <w:bCs/>
          </w:rPr>
          <w:t xml:space="preserve">: </w:t>
        </w:r>
        <w:r w:rsidR="00174EB6" w:rsidRPr="00174EB6" w:rsidDel="00170DA4">
          <w:rPr>
            <w:bCs/>
          </w:rPr>
          <w:t>NO induces engineering bacteria to express gluten</w:t>
        </w:r>
        <w:r w:rsidR="00067AD6" w:rsidDel="00170DA4">
          <w:rPr>
            <w:bCs/>
          </w:rPr>
          <w:t xml:space="preserve"> enzymes;</w:t>
        </w:r>
        <w:r w:rsidR="00400911" w:rsidDel="00170DA4">
          <w:rPr>
            <w:bCs/>
          </w:rPr>
          <w:t xml:space="preserve"> s</w:t>
        </w:r>
        <w:r w:rsidR="00067AD6" w:rsidRPr="00400911" w:rsidDel="00170DA4">
          <w:rPr>
            <w:bCs/>
          </w:rPr>
          <w:t xml:space="preserve">tep ②: </w:t>
        </w:r>
        <w:r w:rsidR="00174EB6" w:rsidRPr="00400911" w:rsidDel="00170DA4">
          <w:rPr>
            <w:bCs/>
          </w:rPr>
          <w:t xml:space="preserve">Engineering bacteria secrete gluten </w:t>
        </w:r>
        <w:r w:rsidR="00174EB6" w:rsidRPr="00400911" w:rsidDel="00170DA4">
          <w:rPr>
            <w:rFonts w:hint="eastAsia"/>
            <w:bCs/>
          </w:rPr>
          <w:t>enzymes</w:t>
        </w:r>
        <w:r w:rsidR="00400911" w:rsidRPr="00400911" w:rsidDel="00170DA4">
          <w:rPr>
            <w:bCs/>
          </w:rPr>
          <w:t xml:space="preserve">; </w:t>
        </w:r>
        <w:r w:rsidR="00400911" w:rsidDel="00170DA4">
          <w:rPr>
            <w:bCs/>
          </w:rPr>
          <w:t>s</w:t>
        </w:r>
        <w:r w:rsidR="00067AD6" w:rsidRPr="00400911" w:rsidDel="00170DA4">
          <w:rPr>
            <w:bCs/>
          </w:rPr>
          <w:t>tep ③</w:t>
        </w:r>
        <w:r w:rsidR="00400911" w:rsidRPr="00400911" w:rsidDel="00170DA4">
          <w:rPr>
            <w:bCs/>
          </w:rPr>
          <w:t xml:space="preserve">: </w:t>
        </w:r>
        <w:r w:rsidR="00174EB6" w:rsidRPr="00400911" w:rsidDel="00170DA4">
          <w:rPr>
            <w:bCs/>
          </w:rPr>
          <w:t>33-mer is broken down by enzymes into small fragments that are not immunogenic</w:t>
        </w:r>
        <w:r w:rsidR="00400911" w:rsidDel="00170DA4">
          <w:rPr>
            <w:bCs/>
          </w:rPr>
          <w:t>.</w:t>
        </w:r>
      </w:moveFrom>
    </w:p>
    <w:moveFromRangeEnd w:id="159"/>
    <w:p w14:paraId="7DA04805" w14:textId="7E21F9F2" w:rsidR="00174EB6" w:rsidRDefault="00174EB6" w:rsidP="00FD5BF9">
      <w:pPr>
        <w:pStyle w:val="ListParagraph"/>
        <w:jc w:val="both"/>
      </w:pPr>
    </w:p>
    <w:p w14:paraId="41343AE6" w14:textId="252FB7C7" w:rsidR="00170DA4" w:rsidRDefault="00170DA4" w:rsidP="00FD5BF9">
      <w:pPr>
        <w:pStyle w:val="ListParagraph"/>
        <w:jc w:val="both"/>
        <w:rPr>
          <w:ins w:id="161" w:author="Nicholas Lee" w:date="2023-10-11T19:24:00Z"/>
        </w:rPr>
      </w:pPr>
      <w:ins w:id="162" w:author="Nicholas Lee" w:date="2023-10-11T19:24:00Z">
        <w:r w:rsidRPr="00F06732">
          <w:rPr>
            <w:b/>
          </w:rPr>
          <w:t>Figure</w:t>
        </w:r>
        <w:r>
          <w:rPr>
            <w:b/>
          </w:rPr>
          <w:t xml:space="preserve"> 2.1.3</w:t>
        </w:r>
        <w:r w:rsidRPr="000B18C7">
          <w:rPr>
            <w:bCs/>
          </w:rPr>
          <w:t xml:space="preserve"> For celiac disease caused by 33-mer residues (from cereal proteins) becoming antigens, we hydrolyze 33-mer with </w:t>
        </w:r>
        <w:proofErr w:type="spellStart"/>
        <w:r w:rsidRPr="000B18C7">
          <w:rPr>
            <w:bCs/>
          </w:rPr>
          <w:t>Fvp</w:t>
        </w:r>
        <w:proofErr w:type="spellEnd"/>
        <w:r>
          <w:rPr>
            <w:bCs/>
          </w:rPr>
          <w:t xml:space="preserve"> gluten enzyme (</w:t>
        </w:r>
        <w:r w:rsidRPr="000B18C7">
          <w:rPr>
            <w:bCs/>
          </w:rPr>
          <w:t>and PEP</w:t>
        </w:r>
        <w:r>
          <w:rPr>
            <w:bCs/>
          </w:rPr>
          <w:t xml:space="preserve"> gluten enzyme)</w:t>
        </w:r>
        <w:r w:rsidRPr="000B18C7">
          <w:rPr>
            <w:bCs/>
          </w:rPr>
          <w:t xml:space="preserve"> to make it lose its immunogenicity, so as to achieve therapeutic </w:t>
        </w:r>
        <w:proofErr w:type="gramStart"/>
        <w:r w:rsidRPr="000B18C7">
          <w:rPr>
            <w:bCs/>
          </w:rPr>
          <w:t>purposes</w:t>
        </w:r>
        <w:proofErr w:type="gramEnd"/>
      </w:ins>
    </w:p>
    <w:p w14:paraId="70782E4D" w14:textId="77777777" w:rsidR="00170DA4" w:rsidRDefault="00170DA4" w:rsidP="00FD5BF9">
      <w:pPr>
        <w:pStyle w:val="ListParagraph"/>
        <w:jc w:val="both"/>
        <w:rPr>
          <w:ins w:id="163" w:author="Nicholas Lee" w:date="2023-10-11T19:24:00Z"/>
        </w:rPr>
      </w:pPr>
    </w:p>
    <w:p w14:paraId="4F3CF621" w14:textId="77777777" w:rsidR="00170DA4" w:rsidRDefault="00170DA4" w:rsidP="00FD5BF9">
      <w:pPr>
        <w:pStyle w:val="ListParagraph"/>
        <w:jc w:val="both"/>
        <w:rPr>
          <w:ins w:id="164" w:author="Nicholas Lee" w:date="2023-10-11T19:26:00Z"/>
        </w:rPr>
      </w:pPr>
    </w:p>
    <w:p w14:paraId="5E4DF943" w14:textId="3D465BCF" w:rsidR="008347EE" w:rsidRDefault="008347EE" w:rsidP="00FD5BF9">
      <w:pPr>
        <w:pStyle w:val="ListParagraph"/>
        <w:jc w:val="both"/>
      </w:pPr>
      <w:del w:id="165" w:author="Nicholas Lee" w:date="2023-10-11T19:24:00Z">
        <w:r w:rsidRPr="008347EE" w:rsidDel="00170DA4">
          <w:delText>In this module we utilize</w:delText>
        </w:r>
      </w:del>
      <w:ins w:id="166" w:author="Nicholas Lee" w:date="2023-10-11T19:24:00Z">
        <w:r w:rsidR="00170DA4">
          <w:t>Regarding to</w:t>
        </w:r>
      </w:ins>
      <w:r w:rsidRPr="008347EE">
        <w:t xml:space="preserve"> the NO sensor, </w:t>
      </w:r>
      <w:del w:id="167" w:author="Nicholas Lee" w:date="2023-10-11T19:24:00Z">
        <w:r w:rsidRPr="008347EE" w:rsidDel="00170DA4">
          <w:delText xml:space="preserve">which </w:delText>
        </w:r>
      </w:del>
      <w:ins w:id="168" w:author="Nicholas Lee" w:date="2023-10-11T19:24:00Z">
        <w:r w:rsidR="00170DA4">
          <w:t xml:space="preserve">it </w:t>
        </w:r>
      </w:ins>
      <w:r w:rsidRPr="008347EE">
        <w:t>includes a regulator part plus NO promoter</w:t>
      </w:r>
      <w:ins w:id="169" w:author="Nicholas Lee" w:date="2023-10-11T19:24:00Z">
        <w:r w:rsidR="00170DA4">
          <w:t xml:space="preserve">. </w:t>
        </w:r>
      </w:ins>
      <w:del w:id="170" w:author="Nicholas Lee" w:date="2023-10-11T19:24:00Z">
        <w:r w:rsidRPr="008347EE" w:rsidDel="00170DA4">
          <w:delText xml:space="preserve">; </w:delText>
        </w:r>
      </w:del>
      <w:r w:rsidRPr="008347EE">
        <w:t xml:space="preserve">Only when the NO concentration </w:t>
      </w:r>
      <w:del w:id="171" w:author="Nicholas Lee" w:date="2023-10-11T19:24:00Z">
        <w:r w:rsidRPr="008347EE" w:rsidDel="00170DA4">
          <w:delText>reaches a certain level above</w:delText>
        </w:r>
      </w:del>
      <w:ins w:id="172" w:author="Nicholas Lee" w:date="2023-10-11T19:24:00Z">
        <w:r w:rsidR="00170DA4">
          <w:t xml:space="preserve">higher than </w:t>
        </w:r>
      </w:ins>
      <w:ins w:id="173" w:author="Nicholas Lee" w:date="2023-10-11T19:25:00Z">
        <w:r w:rsidR="00170DA4">
          <w:t>the</w:t>
        </w:r>
      </w:ins>
      <w:ins w:id="174" w:author="Nicholas Lee" w:date="2023-10-11T19:24:00Z">
        <w:r w:rsidR="00170DA4">
          <w:t xml:space="preserve"> </w:t>
        </w:r>
      </w:ins>
      <w:ins w:id="175" w:author="Nicholas Lee" w:date="2023-10-11T19:25:00Z">
        <w:r w:rsidR="00170DA4">
          <w:t xml:space="preserve">threshold level </w:t>
        </w:r>
      </w:ins>
      <w:del w:id="176" w:author="Nicholas Lee" w:date="2023-10-11T19:25:00Z">
        <w:r w:rsidRPr="008347EE" w:rsidDel="00170DA4">
          <w:delText xml:space="preserve"> a certain level</w:delText>
        </w:r>
      </w:del>
      <w:r w:rsidRPr="008347EE">
        <w:t xml:space="preserve">, the </w:t>
      </w:r>
      <w:ins w:id="177" w:author="Nicholas Lee" w:date="2023-10-11T19:25:00Z">
        <w:r w:rsidR="00170DA4">
          <w:t xml:space="preserve">binding of NO to the </w:t>
        </w:r>
      </w:ins>
      <w:r w:rsidRPr="008347EE">
        <w:t xml:space="preserve">regulator </w:t>
      </w:r>
      <w:ins w:id="178" w:author="Nicholas Lee" w:date="2023-10-11T19:25:00Z">
        <w:r w:rsidR="00170DA4">
          <w:t>wil</w:t>
        </w:r>
      </w:ins>
      <w:ins w:id="179" w:author="Nicholas Lee" w:date="2023-10-11T19:26:00Z">
        <w:r w:rsidR="00170DA4">
          <w:t xml:space="preserve">l inhibit </w:t>
        </w:r>
      </w:ins>
      <w:del w:id="180" w:author="Nicholas Lee" w:date="2023-10-11T19:26:00Z">
        <w:r w:rsidRPr="008347EE" w:rsidDel="00170DA4">
          <w:delText xml:space="preserve">binds to NO and </w:delText>
        </w:r>
      </w:del>
      <w:ins w:id="181" w:author="Nicholas Lee" w:date="2023-10-11T19:26:00Z">
        <w:r w:rsidR="00170DA4">
          <w:t>its</w:t>
        </w:r>
      </w:ins>
      <w:del w:id="182" w:author="Nicholas Lee" w:date="2023-10-11T19:26:00Z">
        <w:r w:rsidRPr="008347EE" w:rsidDel="00170DA4">
          <w:delText>loses the ability to</w:delText>
        </w:r>
      </w:del>
      <w:r w:rsidRPr="008347EE">
        <w:t xml:space="preserve"> bind to the </w:t>
      </w:r>
      <w:ins w:id="183" w:author="Nicholas Lee" w:date="2023-10-11T19:26:00Z">
        <w:r w:rsidR="00170DA4">
          <w:t xml:space="preserve">NO </w:t>
        </w:r>
      </w:ins>
      <w:r w:rsidRPr="008347EE">
        <w:t xml:space="preserve">promoter, thereby initiating the expression of gluten enzyme </w:t>
      </w:r>
      <w:del w:id="184" w:author="Nicholas Lee" w:date="2023-10-11T19:26:00Z">
        <w:r w:rsidRPr="008347EE" w:rsidDel="00170DA4">
          <w:delText>by NO promoter.</w:delText>
        </w:r>
        <w:r w:rsidR="00E46461" w:rsidDel="00170DA4">
          <w:delText xml:space="preserve"> </w:delText>
        </w:r>
      </w:del>
      <w:r w:rsidR="00E46461">
        <w:t>[4]</w:t>
      </w:r>
      <w:r w:rsidR="00006432">
        <w:t>[5]</w:t>
      </w:r>
      <w:ins w:id="185" w:author="Nicholas Lee" w:date="2023-10-11T19:26:00Z">
        <w:r w:rsidR="00170DA4">
          <w:t>.</w:t>
        </w:r>
      </w:ins>
    </w:p>
    <w:p w14:paraId="4A293DFB" w14:textId="294C48A6" w:rsidR="00C367F8" w:rsidRDefault="00525539" w:rsidP="00FD5BF9">
      <w:pPr>
        <w:pStyle w:val="ListParagraph"/>
        <w:jc w:val="both"/>
      </w:pPr>
      <w:r>
        <w:fldChar w:fldCharType="begin"/>
      </w:r>
      <w:r>
        <w:instrText xml:space="preserve"> INCLUDEPICTURE "/Users/xinyi/Library/Group Containers/UBF8T346G9.ms/WebArchiveCopyPasteTempFiles/com.microsoft.Word/catalysts-13-00158-ag-550.jpg?1673424865" \* MERGEFORMATINET </w:instrText>
      </w:r>
      <w:r w:rsidR="00000000">
        <w:fldChar w:fldCharType="separate"/>
      </w:r>
      <w:r>
        <w:fldChar w:fldCharType="end"/>
      </w:r>
    </w:p>
    <w:p w14:paraId="5A2E7496" w14:textId="35094C4D" w:rsidR="00C367F8" w:rsidDel="00170DA4" w:rsidRDefault="00170DA4" w:rsidP="00FD5BF9">
      <w:pPr>
        <w:pStyle w:val="ListParagraph"/>
        <w:numPr>
          <w:ilvl w:val="0"/>
          <w:numId w:val="1"/>
        </w:numPr>
        <w:jc w:val="both"/>
        <w:rPr>
          <w:del w:id="186" w:author="Nicholas Lee" w:date="2023-10-11T19:23:00Z"/>
        </w:rPr>
      </w:pPr>
      <w:del w:id="187" w:author="Nicholas Lee" w:date="2023-10-11T19:23:00Z">
        <w:r w:rsidDel="00170DA4">
          <w:rPr>
            <w:noProof/>
          </w:rPr>
          <w:drawing>
            <wp:anchor distT="0" distB="0" distL="114300" distR="114300" simplePos="0" relativeHeight="251658246" behindDoc="0" locked="0" layoutInCell="1" allowOverlap="1" wp14:anchorId="0B243B2D" wp14:editId="48FCDA85">
              <wp:simplePos x="0" y="0"/>
              <wp:positionH relativeFrom="column">
                <wp:posOffset>410509</wp:posOffset>
              </wp:positionH>
              <wp:positionV relativeFrom="paragraph">
                <wp:posOffset>1406712</wp:posOffset>
              </wp:positionV>
              <wp:extent cx="5321935" cy="3724910"/>
              <wp:effectExtent l="0" t="0" r="0" b="0"/>
              <wp:wrapSquare wrapText="bothSides"/>
              <wp:docPr id="1761801676" name="Picture 1761801676" descr="A diagram of a cell membr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01676" name="Picture 2" descr="A diagram of a cell membra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321935" cy="3724910"/>
                      </a:xfrm>
                      <a:prstGeom prst="rect">
                        <a:avLst/>
                      </a:prstGeom>
                    </pic:spPr>
                  </pic:pic>
                </a:graphicData>
              </a:graphic>
              <wp14:sizeRelH relativeFrom="margin">
                <wp14:pctWidth>0</wp14:pctWidth>
              </wp14:sizeRelH>
              <wp14:sizeRelV relativeFrom="margin">
                <wp14:pctHeight>0</wp14:pctHeight>
              </wp14:sizeRelV>
            </wp:anchor>
          </w:drawing>
        </w:r>
        <w:r w:rsidR="00C367F8" w:rsidRPr="00C367F8" w:rsidDel="00170DA4">
          <w:delText xml:space="preserve">Safety control </w:delText>
        </w:r>
      </w:del>
    </w:p>
    <w:p w14:paraId="135024AC" w14:textId="44653FCA" w:rsidR="00C367F8" w:rsidDel="00170DA4" w:rsidRDefault="008347EE" w:rsidP="00FD5BF9">
      <w:pPr>
        <w:pStyle w:val="ListParagraph"/>
        <w:jc w:val="both"/>
        <w:rPr>
          <w:del w:id="188" w:author="Nicholas Lee" w:date="2023-10-11T19:23:00Z"/>
        </w:rPr>
      </w:pPr>
      <w:del w:id="189" w:author="Nicholas Lee" w:date="2023-10-11T19:23:00Z">
        <w:r w:rsidRPr="008347EE" w:rsidDel="00170DA4">
          <w:delText>In this module, we theoretically envision the addition of a safety switch for colony quenching, which expresses when the bacterial concentration is too high and plays the role of inhibiting and killing the flora.</w:delText>
        </w:r>
      </w:del>
    </w:p>
    <w:p w14:paraId="2B4413FD" w14:textId="37A74F0E" w:rsidR="00D253F9" w:rsidRDefault="00D253F9" w:rsidP="00FD5BF9">
      <w:pPr>
        <w:ind w:left="0"/>
        <w:jc w:val="both"/>
        <w:rPr>
          <w:ins w:id="190" w:author="Nicholas Lee" w:date="2023-10-11T19:23:00Z"/>
          <w:b/>
          <w:bCs/>
          <w:color w:val="FFC000" w:themeColor="accent4"/>
          <w:sz w:val="32"/>
          <w:szCs w:val="32"/>
          <w:u w:val="single"/>
        </w:rPr>
      </w:pPr>
    </w:p>
    <w:p w14:paraId="11BE9E50" w14:textId="60D2A068" w:rsidR="00170DA4" w:rsidRDefault="00170DA4" w:rsidP="00FD5BF9">
      <w:pPr>
        <w:ind w:left="0"/>
        <w:jc w:val="both"/>
        <w:rPr>
          <w:ins w:id="191" w:author="Nicholas Lee" w:date="2023-10-11T19:23:00Z"/>
          <w:b/>
          <w:bCs/>
          <w:color w:val="FFC000" w:themeColor="accent4"/>
          <w:sz w:val="32"/>
          <w:szCs w:val="32"/>
          <w:u w:val="single"/>
        </w:rPr>
      </w:pPr>
      <w:ins w:id="192" w:author="Nicholas Lee" w:date="2023-10-11T19:23:00Z">
        <w:r>
          <w:rPr>
            <w:noProof/>
          </w:rPr>
          <w:lastRenderedPageBreak/>
          <w:drawing>
            <wp:anchor distT="0" distB="0" distL="114300" distR="114300" simplePos="0" relativeHeight="251660300" behindDoc="0" locked="0" layoutInCell="1" allowOverlap="1" wp14:anchorId="0B60B0F8" wp14:editId="73B37B01">
              <wp:simplePos x="0" y="0"/>
              <wp:positionH relativeFrom="column">
                <wp:posOffset>33618</wp:posOffset>
              </wp:positionH>
              <wp:positionV relativeFrom="paragraph">
                <wp:posOffset>20320</wp:posOffset>
              </wp:positionV>
              <wp:extent cx="5321935" cy="3724910"/>
              <wp:effectExtent l="0" t="0" r="0" b="0"/>
              <wp:wrapSquare wrapText="bothSides"/>
              <wp:docPr id="1066607412" name="Picture 1066607412" descr="A diagram of a cell membr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01676" name="Picture 2" descr="A diagram of a cell membra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321935" cy="3724910"/>
                      </a:xfrm>
                      <a:prstGeom prst="rect">
                        <a:avLst/>
                      </a:prstGeom>
                    </pic:spPr>
                  </pic:pic>
                </a:graphicData>
              </a:graphic>
              <wp14:sizeRelH relativeFrom="margin">
                <wp14:pctWidth>0</wp14:pctWidth>
              </wp14:sizeRelH>
              <wp14:sizeRelV relativeFrom="margin">
                <wp14:pctHeight>0</wp14:pctHeight>
              </wp14:sizeRelV>
            </wp:anchor>
          </w:drawing>
        </w:r>
      </w:ins>
    </w:p>
    <w:p w14:paraId="6BA88029" w14:textId="77777777" w:rsidR="00170DA4" w:rsidRDefault="00170DA4" w:rsidP="00FD5BF9">
      <w:pPr>
        <w:ind w:left="0"/>
        <w:jc w:val="both"/>
        <w:rPr>
          <w:ins w:id="193" w:author="Nicholas Lee" w:date="2023-10-11T19:23:00Z"/>
          <w:b/>
          <w:bCs/>
          <w:color w:val="FFC000" w:themeColor="accent4"/>
          <w:sz w:val="32"/>
          <w:szCs w:val="32"/>
          <w:u w:val="single"/>
        </w:rPr>
      </w:pPr>
    </w:p>
    <w:p w14:paraId="69BD2595" w14:textId="77777777" w:rsidR="00170DA4" w:rsidRDefault="00170DA4" w:rsidP="00FD5BF9">
      <w:pPr>
        <w:ind w:left="0"/>
        <w:jc w:val="both"/>
        <w:rPr>
          <w:ins w:id="194" w:author="Nicholas Lee" w:date="2023-10-11T19:23:00Z"/>
          <w:b/>
          <w:bCs/>
          <w:color w:val="FFC000" w:themeColor="accent4"/>
          <w:sz w:val="32"/>
          <w:szCs w:val="32"/>
          <w:u w:val="single"/>
        </w:rPr>
      </w:pPr>
    </w:p>
    <w:p w14:paraId="6C46077C" w14:textId="77777777" w:rsidR="00170DA4" w:rsidRDefault="00170DA4" w:rsidP="00FD5BF9">
      <w:pPr>
        <w:ind w:left="0"/>
        <w:jc w:val="both"/>
        <w:rPr>
          <w:ins w:id="195" w:author="Nicholas Lee" w:date="2023-10-11T19:23:00Z"/>
          <w:b/>
          <w:bCs/>
          <w:color w:val="FFC000" w:themeColor="accent4"/>
          <w:sz w:val="32"/>
          <w:szCs w:val="32"/>
          <w:u w:val="single"/>
        </w:rPr>
      </w:pPr>
    </w:p>
    <w:p w14:paraId="7D984378" w14:textId="77777777" w:rsidR="00170DA4" w:rsidRDefault="00170DA4" w:rsidP="00FD5BF9">
      <w:pPr>
        <w:ind w:left="0"/>
        <w:jc w:val="both"/>
        <w:rPr>
          <w:ins w:id="196" w:author="Nicholas Lee" w:date="2023-10-11T19:23:00Z"/>
          <w:b/>
          <w:bCs/>
          <w:color w:val="FFC000" w:themeColor="accent4"/>
          <w:sz w:val="32"/>
          <w:szCs w:val="32"/>
          <w:u w:val="single"/>
        </w:rPr>
      </w:pPr>
    </w:p>
    <w:p w14:paraId="66282AC0" w14:textId="77777777" w:rsidR="00170DA4" w:rsidRDefault="00170DA4" w:rsidP="00FD5BF9">
      <w:pPr>
        <w:ind w:left="0"/>
        <w:jc w:val="both"/>
        <w:rPr>
          <w:ins w:id="197" w:author="Nicholas Lee" w:date="2023-10-11T19:23:00Z"/>
          <w:b/>
          <w:bCs/>
          <w:color w:val="FFC000" w:themeColor="accent4"/>
          <w:sz w:val="32"/>
          <w:szCs w:val="32"/>
          <w:u w:val="single"/>
        </w:rPr>
      </w:pPr>
    </w:p>
    <w:p w14:paraId="692E211D" w14:textId="77777777" w:rsidR="00170DA4" w:rsidRDefault="00170DA4" w:rsidP="00FD5BF9">
      <w:pPr>
        <w:ind w:left="0"/>
        <w:jc w:val="both"/>
        <w:rPr>
          <w:ins w:id="198" w:author="Nicholas Lee" w:date="2023-10-11T19:23:00Z"/>
          <w:b/>
          <w:bCs/>
          <w:color w:val="FFC000" w:themeColor="accent4"/>
          <w:sz w:val="32"/>
          <w:szCs w:val="32"/>
          <w:u w:val="single"/>
        </w:rPr>
      </w:pPr>
    </w:p>
    <w:p w14:paraId="42EAAA10" w14:textId="77777777" w:rsidR="00170DA4" w:rsidRDefault="00170DA4" w:rsidP="00FD5BF9">
      <w:pPr>
        <w:ind w:left="0"/>
        <w:jc w:val="both"/>
        <w:rPr>
          <w:ins w:id="199" w:author="Nicholas Lee" w:date="2023-10-11T19:23:00Z"/>
          <w:b/>
          <w:bCs/>
          <w:color w:val="FFC000" w:themeColor="accent4"/>
          <w:sz w:val="32"/>
          <w:szCs w:val="32"/>
          <w:u w:val="single"/>
        </w:rPr>
      </w:pPr>
    </w:p>
    <w:p w14:paraId="4FE596B5" w14:textId="77777777" w:rsidR="00170DA4" w:rsidRDefault="00170DA4" w:rsidP="00FD5BF9">
      <w:pPr>
        <w:ind w:left="0"/>
        <w:jc w:val="both"/>
        <w:rPr>
          <w:ins w:id="200" w:author="Nicholas Lee" w:date="2023-10-11T19:23:00Z"/>
          <w:b/>
          <w:bCs/>
          <w:color w:val="FFC000" w:themeColor="accent4"/>
          <w:sz w:val="32"/>
          <w:szCs w:val="32"/>
          <w:u w:val="single"/>
        </w:rPr>
      </w:pPr>
    </w:p>
    <w:p w14:paraId="6805EBC6" w14:textId="77777777" w:rsidR="00170DA4" w:rsidRDefault="00170DA4" w:rsidP="00FD5BF9">
      <w:pPr>
        <w:ind w:left="0"/>
        <w:jc w:val="both"/>
        <w:rPr>
          <w:ins w:id="201" w:author="Nicholas Lee" w:date="2023-10-11T19:23:00Z"/>
          <w:b/>
          <w:bCs/>
          <w:color w:val="FFC000" w:themeColor="accent4"/>
          <w:sz w:val="32"/>
          <w:szCs w:val="32"/>
          <w:u w:val="single"/>
        </w:rPr>
      </w:pPr>
    </w:p>
    <w:p w14:paraId="2A3FC293" w14:textId="77777777" w:rsidR="00170DA4" w:rsidRDefault="00170DA4" w:rsidP="00FD5BF9">
      <w:pPr>
        <w:ind w:left="0"/>
        <w:jc w:val="both"/>
        <w:rPr>
          <w:ins w:id="202" w:author="Nicholas Lee" w:date="2023-10-11T19:23:00Z"/>
          <w:b/>
          <w:bCs/>
          <w:color w:val="FFC000" w:themeColor="accent4"/>
          <w:sz w:val="32"/>
          <w:szCs w:val="32"/>
          <w:u w:val="single"/>
        </w:rPr>
      </w:pPr>
    </w:p>
    <w:p w14:paraId="1F3D9909" w14:textId="77777777" w:rsidR="00170DA4" w:rsidRDefault="00170DA4" w:rsidP="00FD5BF9">
      <w:pPr>
        <w:ind w:left="0"/>
        <w:jc w:val="both"/>
        <w:rPr>
          <w:ins w:id="203" w:author="Nicholas Lee" w:date="2023-10-11T19:23:00Z"/>
          <w:b/>
          <w:bCs/>
          <w:color w:val="FFC000" w:themeColor="accent4"/>
          <w:sz w:val="32"/>
          <w:szCs w:val="32"/>
          <w:u w:val="single"/>
        </w:rPr>
      </w:pPr>
    </w:p>
    <w:p w14:paraId="078382C6" w14:textId="77777777" w:rsidR="00170DA4" w:rsidRDefault="00170DA4" w:rsidP="00FD5BF9">
      <w:pPr>
        <w:ind w:left="0"/>
        <w:jc w:val="both"/>
        <w:rPr>
          <w:ins w:id="204" w:author="Nicholas Lee" w:date="2023-10-11T19:23:00Z"/>
          <w:b/>
          <w:bCs/>
          <w:color w:val="FFC000" w:themeColor="accent4"/>
          <w:sz w:val="32"/>
          <w:szCs w:val="32"/>
          <w:u w:val="single"/>
        </w:rPr>
      </w:pPr>
    </w:p>
    <w:p w14:paraId="3FDB90AF" w14:textId="77777777" w:rsidR="00170DA4" w:rsidRDefault="00170DA4" w:rsidP="00FD5BF9">
      <w:pPr>
        <w:ind w:left="0"/>
        <w:jc w:val="both"/>
        <w:rPr>
          <w:ins w:id="205" w:author="Nicholas Lee" w:date="2023-10-11T19:23:00Z"/>
          <w:b/>
          <w:bCs/>
          <w:color w:val="FFC000" w:themeColor="accent4"/>
          <w:sz w:val="32"/>
          <w:szCs w:val="32"/>
          <w:u w:val="single"/>
        </w:rPr>
      </w:pPr>
    </w:p>
    <w:p w14:paraId="730DFD15" w14:textId="77777777" w:rsidR="00170DA4" w:rsidRDefault="00170DA4" w:rsidP="00FD5BF9">
      <w:pPr>
        <w:ind w:left="0"/>
        <w:jc w:val="both"/>
        <w:rPr>
          <w:ins w:id="206" w:author="Nicholas Lee" w:date="2023-10-11T19:23:00Z"/>
          <w:b/>
          <w:bCs/>
          <w:color w:val="FFC000" w:themeColor="accent4"/>
          <w:sz w:val="32"/>
          <w:szCs w:val="32"/>
          <w:u w:val="single"/>
        </w:rPr>
      </w:pPr>
    </w:p>
    <w:p w14:paraId="32DCB3DF" w14:textId="77777777" w:rsidR="00170DA4" w:rsidRDefault="00170DA4" w:rsidP="00FD5BF9">
      <w:pPr>
        <w:ind w:left="0"/>
        <w:jc w:val="both"/>
        <w:rPr>
          <w:ins w:id="207" w:author="Nicholas Lee" w:date="2023-10-11T19:23:00Z"/>
          <w:b/>
          <w:bCs/>
          <w:color w:val="FFC000" w:themeColor="accent4"/>
          <w:sz w:val="32"/>
          <w:szCs w:val="32"/>
          <w:u w:val="single"/>
        </w:rPr>
      </w:pPr>
    </w:p>
    <w:p w14:paraId="5ABBE740" w14:textId="77777777" w:rsidR="00170DA4" w:rsidRPr="00400911" w:rsidRDefault="00170DA4" w:rsidP="00170DA4">
      <w:pPr>
        <w:pStyle w:val="ListParagraph"/>
        <w:jc w:val="both"/>
        <w:rPr>
          <w:moveTo w:id="208" w:author="Nicholas Lee" w:date="2023-10-11T19:23:00Z"/>
          <w:bCs/>
        </w:rPr>
      </w:pPr>
      <w:moveToRangeStart w:id="209" w:author="Nicholas Lee" w:date="2023-10-11T19:23:00Z" w:name="move147944647"/>
      <w:moveTo w:id="210" w:author="Nicholas Lee" w:date="2023-10-11T19:23:00Z">
        <w:r w:rsidRPr="00F06732">
          <w:rPr>
            <w:b/>
          </w:rPr>
          <w:t>Figure</w:t>
        </w:r>
        <w:r>
          <w:rPr>
            <w:b/>
          </w:rPr>
          <w:t xml:space="preserve"> 2.1.4 </w:t>
        </w:r>
        <w:r>
          <w:rPr>
            <w:bCs/>
          </w:rPr>
          <w:t>S</w:t>
        </w:r>
        <w:r w:rsidRPr="00A84D42">
          <w:rPr>
            <w:bCs/>
          </w:rPr>
          <w:t xml:space="preserve">tep </w:t>
        </w:r>
        <w:r>
          <w:rPr>
            <w:bCs/>
          </w:rPr>
          <w:t xml:space="preserve">①: </w:t>
        </w:r>
        <w:r w:rsidRPr="00174EB6">
          <w:rPr>
            <w:bCs/>
          </w:rPr>
          <w:t>NO induces engineering bacteria to express gluten</w:t>
        </w:r>
        <w:r>
          <w:rPr>
            <w:bCs/>
          </w:rPr>
          <w:t xml:space="preserve"> enzymes; s</w:t>
        </w:r>
        <w:r w:rsidRPr="00400911">
          <w:rPr>
            <w:bCs/>
          </w:rPr>
          <w:t xml:space="preserve">tep ②: Engineering bacteria secrete gluten </w:t>
        </w:r>
        <w:r w:rsidRPr="00400911">
          <w:rPr>
            <w:rFonts w:hint="eastAsia"/>
            <w:bCs/>
          </w:rPr>
          <w:t>enzymes</w:t>
        </w:r>
        <w:r w:rsidRPr="00400911">
          <w:rPr>
            <w:bCs/>
          </w:rPr>
          <w:t xml:space="preserve">; </w:t>
        </w:r>
        <w:r>
          <w:rPr>
            <w:bCs/>
          </w:rPr>
          <w:t>s</w:t>
        </w:r>
        <w:r w:rsidRPr="00400911">
          <w:rPr>
            <w:bCs/>
          </w:rPr>
          <w:t>tep ③: 33-mer is broken down by enzymes into small fragments that are not immunogenic</w:t>
        </w:r>
        <w:r>
          <w:rPr>
            <w:bCs/>
          </w:rPr>
          <w:t>.</w:t>
        </w:r>
      </w:moveTo>
    </w:p>
    <w:moveToRangeEnd w:id="209"/>
    <w:p w14:paraId="7434A55B" w14:textId="77777777" w:rsidR="00170DA4" w:rsidRDefault="00170DA4" w:rsidP="00FD5BF9">
      <w:pPr>
        <w:ind w:left="0"/>
        <w:jc w:val="both"/>
        <w:rPr>
          <w:ins w:id="211" w:author="Nicholas Lee" w:date="2023-10-11T19:23:00Z"/>
          <w:b/>
          <w:bCs/>
          <w:color w:val="FFC000" w:themeColor="accent4"/>
          <w:sz w:val="32"/>
          <w:szCs w:val="32"/>
          <w:u w:val="single"/>
        </w:rPr>
      </w:pPr>
    </w:p>
    <w:p w14:paraId="6753A152" w14:textId="77777777" w:rsidR="00170DA4" w:rsidRDefault="00170DA4" w:rsidP="00170DA4">
      <w:pPr>
        <w:pStyle w:val="ListParagraph"/>
        <w:numPr>
          <w:ilvl w:val="0"/>
          <w:numId w:val="1"/>
        </w:numPr>
        <w:jc w:val="both"/>
        <w:rPr>
          <w:ins w:id="212" w:author="Nicholas Lee" w:date="2023-10-11T19:23:00Z"/>
        </w:rPr>
      </w:pPr>
      <w:ins w:id="213" w:author="Nicholas Lee" w:date="2023-10-11T19:23:00Z">
        <w:r w:rsidRPr="00C367F8">
          <w:t xml:space="preserve">Safety control </w:t>
        </w:r>
      </w:ins>
    </w:p>
    <w:p w14:paraId="0E60C44C" w14:textId="77777777" w:rsidR="00170DA4" w:rsidRDefault="00170DA4" w:rsidP="00170DA4">
      <w:pPr>
        <w:pStyle w:val="ListParagraph"/>
        <w:jc w:val="both"/>
        <w:rPr>
          <w:ins w:id="214" w:author="Nicholas Lee" w:date="2023-10-11T19:23:00Z"/>
        </w:rPr>
      </w:pPr>
      <w:ins w:id="215" w:author="Nicholas Lee" w:date="2023-10-11T19:23:00Z">
        <w:r w:rsidRPr="008347EE">
          <w:t>In this module, we theoretically envision the addition of a safety switch for colony quenching, which expresses when the bacterial concentration is too high and plays the role of inhibiting and killing the flora.</w:t>
        </w:r>
      </w:ins>
    </w:p>
    <w:p w14:paraId="5D50DA59" w14:textId="77777777" w:rsidR="00170DA4" w:rsidRDefault="00170DA4" w:rsidP="00FD5BF9">
      <w:pPr>
        <w:ind w:left="0"/>
        <w:jc w:val="both"/>
        <w:rPr>
          <w:ins w:id="216" w:author="Nicholas Lee" w:date="2023-10-11T19:23:00Z"/>
          <w:b/>
          <w:bCs/>
          <w:color w:val="FFC000" w:themeColor="accent4"/>
          <w:sz w:val="32"/>
          <w:szCs w:val="32"/>
          <w:u w:val="single"/>
        </w:rPr>
      </w:pPr>
    </w:p>
    <w:p w14:paraId="757C9D1D" w14:textId="77777777" w:rsidR="00170DA4" w:rsidRDefault="00170DA4" w:rsidP="00FD5BF9">
      <w:pPr>
        <w:ind w:left="0"/>
        <w:jc w:val="both"/>
        <w:rPr>
          <w:b/>
          <w:bCs/>
          <w:color w:val="FFC000" w:themeColor="accent4"/>
          <w:sz w:val="32"/>
          <w:szCs w:val="32"/>
          <w:u w:val="single"/>
        </w:rPr>
      </w:pPr>
    </w:p>
    <w:p w14:paraId="5908A92C" w14:textId="3A5C9D6B" w:rsidR="00D83479" w:rsidRPr="00D253F9" w:rsidRDefault="00D83479" w:rsidP="00FD5BF9">
      <w:pPr>
        <w:ind w:left="0"/>
        <w:jc w:val="both"/>
        <w:rPr>
          <w:b/>
          <w:bCs/>
          <w:color w:val="FFC000" w:themeColor="accent4"/>
          <w:sz w:val="32"/>
          <w:szCs w:val="32"/>
          <w:u w:val="single"/>
        </w:rPr>
      </w:pPr>
      <w:r w:rsidRPr="00D253F9">
        <w:rPr>
          <w:b/>
          <w:bCs/>
          <w:color w:val="FFC000" w:themeColor="accent4"/>
          <w:sz w:val="32"/>
          <w:szCs w:val="32"/>
          <w:u w:val="single"/>
        </w:rPr>
        <w:t xml:space="preserve">Table for details: </w:t>
      </w:r>
    </w:p>
    <w:p w14:paraId="7AEC143F" w14:textId="77777777" w:rsidR="00BC6C07" w:rsidRPr="006831E3" w:rsidRDefault="00BC6C07" w:rsidP="00BC6C07">
      <w:pPr>
        <w:ind w:left="0"/>
        <w:rPr>
          <w:rFonts w:ascii="Arial" w:hAnsi="Arial" w:cs="Arial"/>
          <w:color w:val="000000" w:themeColor="text1"/>
          <w:sz w:val="28"/>
          <w:szCs w:val="28"/>
        </w:rPr>
      </w:pPr>
      <w:r w:rsidRPr="006831E3">
        <w:rPr>
          <w:rFonts w:ascii="Arial" w:hAnsi="Arial" w:cs="Arial" w:hint="eastAsia"/>
          <w:color w:val="000000" w:themeColor="text1"/>
          <w:sz w:val="28"/>
          <w:szCs w:val="28"/>
        </w:rPr>
        <w:t>Adhesion Module</w:t>
      </w:r>
    </w:p>
    <w:tbl>
      <w:tblPr>
        <w:tblStyle w:val="TableGrid"/>
        <w:tblW w:w="9209" w:type="dxa"/>
        <w:tblLayout w:type="fixed"/>
        <w:tblLook w:val="04A0" w:firstRow="1" w:lastRow="0" w:firstColumn="1" w:lastColumn="0" w:noHBand="0" w:noVBand="1"/>
      </w:tblPr>
      <w:tblGrid>
        <w:gridCol w:w="1838"/>
        <w:gridCol w:w="1276"/>
        <w:gridCol w:w="1276"/>
        <w:gridCol w:w="3827"/>
        <w:gridCol w:w="992"/>
      </w:tblGrid>
      <w:tr w:rsidR="00240951" w:rsidRPr="006831E3" w14:paraId="0DE30D13" w14:textId="77777777" w:rsidTr="00240951">
        <w:trPr>
          <w:trHeight w:val="953"/>
        </w:trPr>
        <w:tc>
          <w:tcPr>
            <w:tcW w:w="1838" w:type="dxa"/>
          </w:tcPr>
          <w:p w14:paraId="4DD1AA99" w14:textId="77777777" w:rsidR="00240951" w:rsidRPr="006831E3" w:rsidRDefault="00240951" w:rsidP="00E21AB2">
            <w:pPr>
              <w:ind w:left="0"/>
              <w:rPr>
                <w:rFonts w:ascii="Arial" w:eastAsia="SimSun" w:hAnsi="Arial" w:cs="Arial"/>
                <w:color w:val="000000" w:themeColor="text1"/>
                <w:kern w:val="0"/>
                <w:sz w:val="26"/>
                <w:szCs w:val="26"/>
                <w:shd w:val="clear" w:color="auto" w:fill="FFFFFF"/>
                <w:lang w:bidi="ar"/>
              </w:rPr>
            </w:pPr>
            <w:r w:rsidRPr="006831E3">
              <w:rPr>
                <w:b/>
                <w:bCs/>
                <w:color w:val="000000" w:themeColor="text1"/>
                <w:u w:val="single"/>
              </w:rPr>
              <w:t>Name (BBa_K4716000-BBa_4716999)</w:t>
            </w:r>
          </w:p>
        </w:tc>
        <w:tc>
          <w:tcPr>
            <w:tcW w:w="1276" w:type="dxa"/>
          </w:tcPr>
          <w:p w14:paraId="7F8A9734" w14:textId="77777777" w:rsidR="00240951" w:rsidRPr="006831E3" w:rsidRDefault="00240951" w:rsidP="00E21AB2">
            <w:pPr>
              <w:ind w:left="0"/>
              <w:rPr>
                <w:rFonts w:ascii="Arial" w:eastAsia="SimSun" w:hAnsi="Arial" w:cs="Arial"/>
                <w:color w:val="000000" w:themeColor="text1"/>
                <w:kern w:val="0"/>
                <w:sz w:val="26"/>
                <w:szCs w:val="26"/>
                <w:shd w:val="clear" w:color="auto" w:fill="FFFFFF"/>
                <w:lang w:bidi="ar"/>
              </w:rPr>
            </w:pPr>
            <w:r w:rsidRPr="006831E3">
              <w:rPr>
                <w:b/>
                <w:bCs/>
                <w:color w:val="000000" w:themeColor="text1"/>
                <w:u w:val="single"/>
              </w:rPr>
              <w:t>Nickname</w:t>
            </w:r>
          </w:p>
        </w:tc>
        <w:tc>
          <w:tcPr>
            <w:tcW w:w="1276" w:type="dxa"/>
          </w:tcPr>
          <w:p w14:paraId="02D7AE1D" w14:textId="77777777" w:rsidR="00240951" w:rsidRPr="006831E3" w:rsidRDefault="00240951" w:rsidP="00E21AB2">
            <w:pPr>
              <w:ind w:left="0"/>
              <w:rPr>
                <w:rFonts w:ascii="Arial" w:eastAsia="SimSun" w:hAnsi="Arial" w:cs="Arial"/>
                <w:color w:val="000000" w:themeColor="text1"/>
                <w:kern w:val="0"/>
                <w:sz w:val="26"/>
                <w:szCs w:val="26"/>
                <w:shd w:val="clear" w:color="auto" w:fill="FFFFFF"/>
                <w:lang w:bidi="ar"/>
              </w:rPr>
            </w:pPr>
            <w:r w:rsidRPr="006831E3">
              <w:rPr>
                <w:b/>
                <w:bCs/>
                <w:color w:val="000000" w:themeColor="text1"/>
                <w:u w:val="single"/>
              </w:rPr>
              <w:t xml:space="preserve">Parts type (Basic or </w:t>
            </w:r>
            <w:proofErr w:type="spellStart"/>
            <w:r w:rsidRPr="006831E3">
              <w:rPr>
                <w:b/>
                <w:bCs/>
                <w:color w:val="000000" w:themeColor="text1"/>
                <w:u w:val="single"/>
              </w:rPr>
              <w:t>composit</w:t>
            </w:r>
            <w:proofErr w:type="spellEnd"/>
            <w:r w:rsidRPr="006831E3">
              <w:rPr>
                <w:b/>
                <w:bCs/>
                <w:color w:val="000000" w:themeColor="text1"/>
                <w:u w:val="single"/>
              </w:rPr>
              <w:t>)</w:t>
            </w:r>
          </w:p>
        </w:tc>
        <w:tc>
          <w:tcPr>
            <w:tcW w:w="3827" w:type="dxa"/>
          </w:tcPr>
          <w:p w14:paraId="273F4A8E" w14:textId="77777777" w:rsidR="00240951" w:rsidRPr="006831E3" w:rsidRDefault="00240951" w:rsidP="00E21AB2">
            <w:pPr>
              <w:ind w:left="0"/>
              <w:rPr>
                <w:rFonts w:ascii="Arial" w:eastAsia="SimSun" w:hAnsi="Arial" w:cs="Arial"/>
                <w:color w:val="000000" w:themeColor="text1"/>
                <w:kern w:val="0"/>
                <w:sz w:val="26"/>
                <w:szCs w:val="26"/>
                <w:shd w:val="clear" w:color="auto" w:fill="FFFFFF"/>
                <w:lang w:bidi="ar"/>
              </w:rPr>
            </w:pPr>
            <w:r w:rsidRPr="006831E3">
              <w:rPr>
                <w:b/>
                <w:bCs/>
                <w:color w:val="000000" w:themeColor="text1"/>
                <w:u w:val="single"/>
              </w:rPr>
              <w:t>Description</w:t>
            </w:r>
          </w:p>
        </w:tc>
        <w:tc>
          <w:tcPr>
            <w:tcW w:w="992" w:type="dxa"/>
          </w:tcPr>
          <w:p w14:paraId="421BF005" w14:textId="77777777" w:rsidR="00240951" w:rsidRPr="006831E3" w:rsidRDefault="00240951" w:rsidP="00E21AB2">
            <w:pPr>
              <w:ind w:left="0"/>
              <w:rPr>
                <w:rFonts w:ascii="Arial" w:eastAsia="SimSun" w:hAnsi="Arial" w:cs="Arial"/>
                <w:color w:val="000000" w:themeColor="text1"/>
                <w:kern w:val="0"/>
                <w:sz w:val="26"/>
                <w:szCs w:val="26"/>
                <w:shd w:val="clear" w:color="auto" w:fill="FFFFFF"/>
                <w:lang w:bidi="ar"/>
              </w:rPr>
            </w:pPr>
            <w:r w:rsidRPr="006831E3">
              <w:rPr>
                <w:b/>
                <w:bCs/>
                <w:color w:val="000000" w:themeColor="text1"/>
                <w:u w:val="single"/>
              </w:rPr>
              <w:t>Length</w:t>
            </w:r>
          </w:p>
        </w:tc>
      </w:tr>
      <w:tr w:rsidR="00240951" w:rsidRPr="006831E3" w14:paraId="5CBC52E7" w14:textId="77777777" w:rsidTr="00240951">
        <w:tc>
          <w:tcPr>
            <w:tcW w:w="1838" w:type="dxa"/>
            <w:shd w:val="clear" w:color="auto" w:fill="B4C6E7" w:themeFill="accent1" w:themeFillTint="66"/>
          </w:tcPr>
          <w:p w14:paraId="5A794CA5" w14:textId="77777777" w:rsidR="00240951" w:rsidRPr="006831E3" w:rsidRDefault="00240951" w:rsidP="00E21AB2">
            <w:pPr>
              <w:ind w:left="0"/>
              <w:jc w:val="both"/>
              <w:rPr>
                <w:color w:val="000000" w:themeColor="text1"/>
                <w:sz w:val="18"/>
                <w:szCs w:val="18"/>
              </w:rPr>
            </w:pPr>
          </w:p>
          <w:p w14:paraId="7A7E3F5D"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_K471600</w:t>
            </w:r>
            <w:r w:rsidRPr="006831E3">
              <w:rPr>
                <w:rFonts w:hint="eastAsia"/>
                <w:color w:val="000000" w:themeColor="text1"/>
                <w:sz w:val="18"/>
                <w:szCs w:val="18"/>
              </w:rPr>
              <w:t>0</w:t>
            </w:r>
            <w:r w:rsidRPr="006831E3">
              <w:rPr>
                <w:color w:val="000000" w:themeColor="text1"/>
                <w:sz w:val="18"/>
                <w:szCs w:val="18"/>
              </w:rPr>
              <w:t>)</w:t>
            </w:r>
          </w:p>
        </w:tc>
        <w:tc>
          <w:tcPr>
            <w:tcW w:w="1276" w:type="dxa"/>
            <w:shd w:val="clear" w:color="auto" w:fill="auto"/>
          </w:tcPr>
          <w:p w14:paraId="5851C26D" w14:textId="77777777" w:rsidR="00240951" w:rsidRPr="006831E3" w:rsidRDefault="00240951" w:rsidP="00E21AB2">
            <w:pPr>
              <w:ind w:left="0"/>
              <w:jc w:val="both"/>
              <w:rPr>
                <w:i/>
                <w:color w:val="000000" w:themeColor="text1"/>
                <w:sz w:val="18"/>
                <w:szCs w:val="18"/>
              </w:rPr>
            </w:pPr>
            <w:proofErr w:type="spellStart"/>
            <w:r w:rsidRPr="006831E3">
              <w:rPr>
                <w:i/>
                <w:color w:val="000000" w:themeColor="text1"/>
                <w:sz w:val="18"/>
                <w:szCs w:val="18"/>
              </w:rPr>
              <w:t>Pasr</w:t>
            </w:r>
            <w:proofErr w:type="spellEnd"/>
          </w:p>
        </w:tc>
        <w:tc>
          <w:tcPr>
            <w:tcW w:w="1276" w:type="dxa"/>
            <w:shd w:val="clear" w:color="auto" w:fill="auto"/>
          </w:tcPr>
          <w:p w14:paraId="539CC22A"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Promoter</w:t>
            </w:r>
          </w:p>
        </w:tc>
        <w:tc>
          <w:tcPr>
            <w:tcW w:w="3827" w:type="dxa"/>
            <w:shd w:val="clear" w:color="auto" w:fill="auto"/>
          </w:tcPr>
          <w:p w14:paraId="711ABCED" w14:textId="77777777" w:rsidR="00240951" w:rsidRDefault="00240951" w:rsidP="00E21AB2">
            <w:pPr>
              <w:ind w:left="0"/>
              <w:jc w:val="both"/>
              <w:rPr>
                <w:ins w:id="217" w:author="Nicholas Lee" w:date="2023-10-11T19:29:00Z"/>
                <w:color w:val="000000" w:themeColor="text1"/>
                <w:sz w:val="18"/>
                <w:szCs w:val="18"/>
              </w:rPr>
            </w:pPr>
            <w:r w:rsidRPr="006831E3">
              <w:rPr>
                <w:rFonts w:hint="eastAsia"/>
                <w:color w:val="000000" w:themeColor="text1"/>
                <w:sz w:val="18"/>
                <w:szCs w:val="18"/>
              </w:rPr>
              <w:t>In t</w:t>
            </w:r>
            <w:del w:id="218" w:author="Nicholas Lee" w:date="2023-10-11T19:27:00Z">
              <w:r w:rsidRPr="006831E3" w:rsidDel="00170DA4">
                <w:rPr>
                  <w:rFonts w:hint="eastAsia"/>
                  <w:color w:val="000000" w:themeColor="text1"/>
                  <w:sz w:val="18"/>
                  <w:szCs w:val="18"/>
                </w:rPr>
                <w:delText>his year's</w:delText>
              </w:r>
              <w:r w:rsidRPr="006831E3" w:rsidDel="00170DA4">
                <w:rPr>
                  <w:color w:val="000000" w:themeColor="text1"/>
                  <w:sz w:val="18"/>
                  <w:szCs w:val="18"/>
                </w:rPr>
                <w:delText xml:space="preserve"> </w:delText>
              </w:r>
            </w:del>
            <w:ins w:id="219" w:author="Nicholas Lee" w:date="2023-10-11T19:27:00Z">
              <w:r>
                <w:rPr>
                  <w:color w:val="000000" w:themeColor="text1"/>
                  <w:sz w:val="18"/>
                  <w:szCs w:val="18"/>
                </w:rPr>
                <w:t xml:space="preserve">he </w:t>
              </w:r>
            </w:ins>
            <w:r w:rsidRPr="006831E3">
              <w:rPr>
                <w:color w:val="000000" w:themeColor="text1"/>
                <w:sz w:val="18"/>
                <w:szCs w:val="18"/>
              </w:rPr>
              <w:t>Gluten Enzymatic Intestinal Guardians</w:t>
            </w:r>
            <w:r w:rsidRPr="006831E3">
              <w:rPr>
                <w:rFonts w:hint="eastAsia"/>
                <w:color w:val="000000" w:themeColor="text1"/>
                <w:sz w:val="18"/>
                <w:szCs w:val="18"/>
              </w:rPr>
              <w:t xml:space="preserve"> project, </w:t>
            </w:r>
            <w:del w:id="220" w:author="Nicholas Lee" w:date="2023-10-11T19:28:00Z">
              <w:r w:rsidRPr="006831E3" w:rsidDel="00170DA4">
                <w:rPr>
                  <w:rFonts w:hint="eastAsia"/>
                  <w:color w:val="000000" w:themeColor="text1"/>
                  <w:sz w:val="18"/>
                  <w:szCs w:val="18"/>
                </w:rPr>
                <w:delText xml:space="preserve">the </w:delText>
              </w:r>
              <w:r w:rsidRPr="006831E3" w:rsidDel="00170DA4">
                <w:rPr>
                  <w:color w:val="000000" w:themeColor="text1"/>
                  <w:sz w:val="18"/>
                  <w:szCs w:val="18"/>
                </w:rPr>
                <w:delText>area</w:delText>
              </w:r>
              <w:r w:rsidRPr="006831E3" w:rsidDel="00170DA4">
                <w:rPr>
                  <w:rFonts w:hint="eastAsia"/>
                  <w:color w:val="000000" w:themeColor="text1"/>
                  <w:sz w:val="18"/>
                  <w:szCs w:val="18"/>
                </w:rPr>
                <w:delText xml:space="preserve"> where </w:delText>
              </w:r>
            </w:del>
            <w:r w:rsidRPr="006831E3">
              <w:rPr>
                <w:rFonts w:hint="eastAsia"/>
                <w:color w:val="000000" w:themeColor="text1"/>
                <w:sz w:val="18"/>
                <w:szCs w:val="18"/>
              </w:rPr>
              <w:t xml:space="preserve">we want to </w:t>
            </w:r>
            <w:proofErr w:type="spellStart"/>
            <w:r w:rsidRPr="006831E3">
              <w:rPr>
                <w:color w:val="000000" w:themeColor="text1"/>
                <w:sz w:val="18"/>
                <w:szCs w:val="18"/>
              </w:rPr>
              <w:t>colonise</w:t>
            </w:r>
            <w:proofErr w:type="spellEnd"/>
            <w:r w:rsidRPr="006831E3">
              <w:rPr>
                <w:color w:val="000000" w:themeColor="text1"/>
                <w:sz w:val="18"/>
                <w:szCs w:val="18"/>
              </w:rPr>
              <w:t xml:space="preserve"> the</w:t>
            </w:r>
            <w:r w:rsidRPr="006831E3">
              <w:rPr>
                <w:rFonts w:hint="eastAsia"/>
                <w:color w:val="000000" w:themeColor="text1"/>
                <w:sz w:val="18"/>
                <w:szCs w:val="18"/>
              </w:rPr>
              <w:t xml:space="preserve"> intestinal </w:t>
            </w:r>
            <w:r w:rsidRPr="006831E3">
              <w:rPr>
                <w:color w:val="000000" w:themeColor="text1"/>
                <w:sz w:val="18"/>
                <w:szCs w:val="18"/>
              </w:rPr>
              <w:t>microbiota</w:t>
            </w:r>
            <w:r w:rsidRPr="006831E3">
              <w:rPr>
                <w:rFonts w:hint="eastAsia"/>
                <w:color w:val="000000" w:themeColor="text1"/>
                <w:sz w:val="18"/>
                <w:szCs w:val="18"/>
              </w:rPr>
              <w:t xml:space="preserve"> </w:t>
            </w:r>
            <w:proofErr w:type="gramStart"/>
            <w:r w:rsidRPr="006831E3">
              <w:rPr>
                <w:rFonts w:hint="eastAsia"/>
                <w:color w:val="000000" w:themeColor="text1"/>
                <w:sz w:val="18"/>
                <w:szCs w:val="18"/>
              </w:rPr>
              <w:t>is located in</w:t>
            </w:r>
            <w:proofErr w:type="gramEnd"/>
            <w:r w:rsidRPr="006831E3">
              <w:rPr>
                <w:rFonts w:hint="eastAsia"/>
                <w:color w:val="000000" w:themeColor="text1"/>
                <w:sz w:val="18"/>
                <w:szCs w:val="18"/>
              </w:rPr>
              <w:t xml:space="preserve"> the duodenum</w:t>
            </w:r>
            <w:r w:rsidRPr="006831E3">
              <w:rPr>
                <w:color w:val="000000" w:themeColor="text1"/>
                <w:sz w:val="18"/>
                <w:szCs w:val="18"/>
              </w:rPr>
              <w:t xml:space="preserve"> region</w:t>
            </w:r>
            <w:r w:rsidRPr="006831E3">
              <w:rPr>
                <w:rFonts w:hint="eastAsia"/>
                <w:color w:val="000000" w:themeColor="text1"/>
                <w:sz w:val="18"/>
                <w:szCs w:val="18"/>
              </w:rPr>
              <w:t>, and because of its specific</w:t>
            </w:r>
            <w:del w:id="221" w:author="Nicholas Lee" w:date="2023-10-11T19:28:00Z">
              <w:r w:rsidRPr="006831E3" w:rsidDel="00170DA4">
                <w:rPr>
                  <w:rFonts w:hint="eastAsia"/>
                  <w:color w:val="000000" w:themeColor="text1"/>
                  <w:sz w:val="18"/>
                  <w:szCs w:val="18"/>
                </w:rPr>
                <w:delText xml:space="preserve"> location the</w:delText>
              </w:r>
            </w:del>
            <w:r w:rsidRPr="006831E3">
              <w:rPr>
                <w:rFonts w:hint="eastAsia"/>
                <w:color w:val="000000" w:themeColor="text1"/>
                <w:sz w:val="18"/>
                <w:szCs w:val="18"/>
              </w:rPr>
              <w:t xml:space="preserve"> pH of this environment is skewed towards acidic. Therefore, </w:t>
            </w:r>
            <w:del w:id="222" w:author="Nicholas Lee" w:date="2023-10-11T19:28:00Z">
              <w:r w:rsidRPr="006831E3" w:rsidDel="00170DA4">
                <w:rPr>
                  <w:rFonts w:hint="eastAsia"/>
                  <w:color w:val="000000" w:themeColor="text1"/>
                  <w:sz w:val="18"/>
                  <w:szCs w:val="18"/>
                </w:rPr>
                <w:delText xml:space="preserve">in the adhesion module </w:delText>
              </w:r>
            </w:del>
            <w:r w:rsidRPr="006831E3">
              <w:rPr>
                <w:rFonts w:hint="eastAsia"/>
                <w:color w:val="000000" w:themeColor="text1"/>
                <w:sz w:val="18"/>
                <w:szCs w:val="18"/>
              </w:rPr>
              <w:t xml:space="preserve">we used the </w:t>
            </w:r>
            <w:proofErr w:type="spellStart"/>
            <w:r w:rsidRPr="006831E3">
              <w:rPr>
                <w:rFonts w:hint="eastAsia"/>
                <w:color w:val="000000" w:themeColor="text1"/>
                <w:sz w:val="18"/>
                <w:szCs w:val="18"/>
              </w:rPr>
              <w:t>Pasr</w:t>
            </w:r>
            <w:proofErr w:type="spellEnd"/>
            <w:r w:rsidRPr="006831E3">
              <w:rPr>
                <w:rFonts w:hint="eastAsia"/>
                <w:color w:val="000000" w:themeColor="text1"/>
                <w:sz w:val="18"/>
                <w:szCs w:val="18"/>
              </w:rPr>
              <w:t xml:space="preserve"> promoter as an initiating element for </w:t>
            </w:r>
            <w:ins w:id="223" w:author="Nicholas Lee" w:date="2023-10-11T19:28:00Z">
              <w:r>
                <w:rPr>
                  <w:color w:val="000000" w:themeColor="text1"/>
                  <w:sz w:val="18"/>
                  <w:szCs w:val="18"/>
                </w:rPr>
                <w:t xml:space="preserve">control of the </w:t>
              </w:r>
            </w:ins>
            <w:del w:id="224" w:author="Nicholas Lee" w:date="2023-10-11T19:29:00Z">
              <w:r w:rsidRPr="006831E3" w:rsidDel="00170DA4">
                <w:rPr>
                  <w:rFonts w:hint="eastAsia"/>
                  <w:color w:val="000000" w:themeColor="text1"/>
                  <w:sz w:val="18"/>
                  <w:szCs w:val="18"/>
                </w:rPr>
                <w:delText xml:space="preserve">the </w:delText>
              </w:r>
            </w:del>
            <w:r w:rsidRPr="006831E3">
              <w:rPr>
                <w:rFonts w:hint="eastAsia"/>
                <w:color w:val="000000" w:themeColor="text1"/>
                <w:sz w:val="18"/>
                <w:szCs w:val="18"/>
              </w:rPr>
              <w:t>adhesion protein surface display</w:t>
            </w:r>
            <w:del w:id="225" w:author="Nicholas Lee" w:date="2023-10-11T19:28:00Z">
              <w:r w:rsidRPr="006831E3" w:rsidDel="00170DA4">
                <w:rPr>
                  <w:rFonts w:hint="eastAsia"/>
                  <w:color w:val="000000" w:themeColor="text1"/>
                  <w:sz w:val="18"/>
                  <w:szCs w:val="18"/>
                </w:rPr>
                <w:delText xml:space="preserve"> </w:delText>
              </w:r>
              <w:r w:rsidRPr="006831E3" w:rsidDel="00170DA4">
                <w:rPr>
                  <w:color w:val="000000" w:themeColor="text1"/>
                  <w:sz w:val="18"/>
                  <w:szCs w:val="18"/>
                </w:rPr>
                <w:delText>technology</w:delText>
              </w:r>
            </w:del>
            <w:r w:rsidRPr="006831E3">
              <w:rPr>
                <w:color w:val="000000" w:themeColor="text1"/>
                <w:sz w:val="18"/>
                <w:szCs w:val="18"/>
              </w:rPr>
              <w:t xml:space="preserve">. </w:t>
            </w:r>
          </w:p>
          <w:p w14:paraId="3FD194AF" w14:textId="00BAB15D" w:rsidR="00240951" w:rsidRPr="006831E3" w:rsidRDefault="00240951" w:rsidP="00E21AB2">
            <w:pPr>
              <w:ind w:left="0"/>
              <w:jc w:val="both"/>
              <w:rPr>
                <w:color w:val="000000" w:themeColor="text1"/>
                <w:sz w:val="18"/>
                <w:szCs w:val="18"/>
              </w:rPr>
            </w:pPr>
            <w:r w:rsidRPr="006831E3">
              <w:rPr>
                <w:color w:val="000000" w:themeColor="text1"/>
                <w:sz w:val="18"/>
                <w:szCs w:val="18"/>
              </w:rPr>
              <w:t>The</w:t>
            </w:r>
            <w:r w:rsidRPr="006831E3">
              <w:rPr>
                <w:rFonts w:hint="eastAsia"/>
                <w:color w:val="000000" w:themeColor="text1"/>
                <w:sz w:val="18"/>
                <w:szCs w:val="18"/>
              </w:rPr>
              <w:t xml:space="preserve"> </w:t>
            </w:r>
            <w:proofErr w:type="spellStart"/>
            <w:r w:rsidRPr="006831E3">
              <w:rPr>
                <w:rFonts w:hint="eastAsia"/>
                <w:color w:val="000000" w:themeColor="text1"/>
                <w:sz w:val="18"/>
                <w:szCs w:val="18"/>
              </w:rPr>
              <w:t>Pasr</w:t>
            </w:r>
            <w:proofErr w:type="spellEnd"/>
            <w:r w:rsidRPr="006831E3">
              <w:rPr>
                <w:rFonts w:hint="eastAsia"/>
                <w:color w:val="000000" w:themeColor="text1"/>
                <w:sz w:val="18"/>
                <w:szCs w:val="18"/>
              </w:rPr>
              <w:t xml:space="preserve"> promoter, with a length of 140 bp,</w:t>
            </w:r>
            <w:r w:rsidRPr="006831E3">
              <w:rPr>
                <w:color w:val="000000" w:themeColor="text1"/>
                <w:sz w:val="18"/>
                <w:szCs w:val="18"/>
              </w:rPr>
              <w:t xml:space="preserve"> it is responsive promoter native to </w:t>
            </w:r>
            <w:r w:rsidRPr="00240951">
              <w:rPr>
                <w:i/>
                <w:iCs/>
                <w:color w:val="000000" w:themeColor="text1"/>
                <w:sz w:val="18"/>
                <w:szCs w:val="18"/>
              </w:rPr>
              <w:t xml:space="preserve">E. </w:t>
            </w:r>
            <w:proofErr w:type="gramStart"/>
            <w:r w:rsidRPr="00240951">
              <w:rPr>
                <w:i/>
                <w:iCs/>
                <w:color w:val="000000" w:themeColor="text1"/>
                <w:sz w:val="18"/>
                <w:szCs w:val="18"/>
              </w:rPr>
              <w:t>coli</w:t>
            </w:r>
            <w:proofErr w:type="gramEnd"/>
            <w:r w:rsidRPr="006831E3">
              <w:rPr>
                <w:color w:val="000000" w:themeColor="text1"/>
                <w:sz w:val="18"/>
                <w:szCs w:val="18"/>
              </w:rPr>
              <w:t xml:space="preserve"> and it induces transcription in relatively acidic conditions (pH 5-6).</w:t>
            </w:r>
          </w:p>
        </w:tc>
        <w:tc>
          <w:tcPr>
            <w:tcW w:w="992" w:type="dxa"/>
            <w:shd w:val="clear" w:color="auto" w:fill="auto"/>
          </w:tcPr>
          <w:p w14:paraId="6641C5BA"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140</w:t>
            </w:r>
            <w:r w:rsidRPr="006831E3">
              <w:rPr>
                <w:color w:val="000000" w:themeColor="text1"/>
                <w:sz w:val="18"/>
                <w:szCs w:val="18"/>
              </w:rPr>
              <w:t xml:space="preserve"> bp</w:t>
            </w:r>
          </w:p>
        </w:tc>
      </w:tr>
      <w:tr w:rsidR="00240951" w:rsidRPr="006831E3" w14:paraId="5A048611" w14:textId="77777777" w:rsidTr="00240951">
        <w:tc>
          <w:tcPr>
            <w:tcW w:w="1838" w:type="dxa"/>
            <w:shd w:val="clear" w:color="auto" w:fill="B4C6E7" w:themeFill="accent1" w:themeFillTint="66"/>
          </w:tcPr>
          <w:p w14:paraId="3FC550D1" w14:textId="77777777" w:rsidR="00240951" w:rsidRPr="006831E3" w:rsidRDefault="00240951" w:rsidP="00E21AB2">
            <w:pPr>
              <w:ind w:left="0"/>
              <w:jc w:val="both"/>
              <w:rPr>
                <w:color w:val="000000" w:themeColor="text1"/>
                <w:sz w:val="18"/>
                <w:szCs w:val="18"/>
              </w:rPr>
            </w:pPr>
          </w:p>
          <w:p w14:paraId="0FBA4728"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_K471600</w:t>
            </w:r>
            <w:r w:rsidRPr="006831E3">
              <w:rPr>
                <w:rFonts w:hint="eastAsia"/>
                <w:color w:val="000000" w:themeColor="text1"/>
                <w:sz w:val="18"/>
                <w:szCs w:val="18"/>
              </w:rPr>
              <w:t>1</w:t>
            </w:r>
            <w:r w:rsidRPr="006831E3">
              <w:rPr>
                <w:color w:val="000000" w:themeColor="text1"/>
                <w:sz w:val="18"/>
                <w:szCs w:val="18"/>
              </w:rPr>
              <w:t>)</w:t>
            </w:r>
          </w:p>
        </w:tc>
        <w:tc>
          <w:tcPr>
            <w:tcW w:w="1276" w:type="dxa"/>
            <w:shd w:val="clear" w:color="auto" w:fill="auto"/>
          </w:tcPr>
          <w:p w14:paraId="78488C37" w14:textId="0FECC41C" w:rsidR="00240951" w:rsidRPr="006831E3" w:rsidRDefault="00240951" w:rsidP="00E21AB2">
            <w:pPr>
              <w:ind w:left="0"/>
              <w:jc w:val="both"/>
              <w:rPr>
                <w:i/>
                <w:color w:val="000000" w:themeColor="text1"/>
                <w:sz w:val="18"/>
                <w:szCs w:val="18"/>
              </w:rPr>
            </w:pPr>
            <w:r>
              <w:rPr>
                <w:i/>
                <w:color w:val="000000" w:themeColor="text1"/>
                <w:sz w:val="18"/>
                <w:szCs w:val="18"/>
              </w:rPr>
              <w:t>c</w:t>
            </w:r>
            <w:r w:rsidRPr="006831E3">
              <w:rPr>
                <w:i/>
                <w:color w:val="000000" w:themeColor="text1"/>
                <w:sz w:val="18"/>
                <w:szCs w:val="18"/>
              </w:rPr>
              <w:t>p19k</w:t>
            </w:r>
          </w:p>
        </w:tc>
        <w:tc>
          <w:tcPr>
            <w:tcW w:w="1276" w:type="dxa"/>
            <w:shd w:val="clear" w:color="auto" w:fill="auto"/>
          </w:tcPr>
          <w:p w14:paraId="12380D26"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Protein (for adhesion)</w:t>
            </w:r>
          </w:p>
        </w:tc>
        <w:tc>
          <w:tcPr>
            <w:tcW w:w="3827" w:type="dxa"/>
            <w:shd w:val="clear" w:color="auto" w:fill="auto"/>
          </w:tcPr>
          <w:p w14:paraId="0B5D2554" w14:textId="0B7EB120" w:rsidR="00240951" w:rsidRPr="006831E3" w:rsidRDefault="00240951" w:rsidP="00E21AB2">
            <w:pPr>
              <w:ind w:left="0"/>
              <w:jc w:val="both"/>
              <w:rPr>
                <w:color w:val="000000" w:themeColor="text1"/>
                <w:sz w:val="18"/>
                <w:szCs w:val="18"/>
              </w:rPr>
            </w:pPr>
            <w:r w:rsidRPr="006831E3">
              <w:rPr>
                <w:color w:val="000000" w:themeColor="text1"/>
                <w:sz w:val="18"/>
                <w:szCs w:val="18"/>
              </w:rPr>
              <w:t xml:space="preserve">The 19 </w:t>
            </w:r>
            <w:proofErr w:type="spellStart"/>
            <w:r w:rsidRPr="006831E3">
              <w:rPr>
                <w:color w:val="000000" w:themeColor="text1"/>
                <w:sz w:val="18"/>
                <w:szCs w:val="18"/>
              </w:rPr>
              <w:t>kDa</w:t>
            </w:r>
            <w:proofErr w:type="spellEnd"/>
            <w:r w:rsidRPr="006831E3">
              <w:rPr>
                <w:color w:val="000000" w:themeColor="text1"/>
                <w:sz w:val="18"/>
                <w:szCs w:val="18"/>
              </w:rPr>
              <w:t xml:space="preserve"> cement protein (cp19k), was extracted from barnacle and have an adhesion effect without the need of</w:t>
            </w:r>
            <w:r w:rsidRPr="006831E3">
              <w:rPr>
                <w:rFonts w:hint="eastAsia"/>
                <w:color w:val="000000" w:themeColor="text1"/>
                <w:sz w:val="18"/>
                <w:szCs w:val="18"/>
              </w:rPr>
              <w:t xml:space="preserve"> post</w:t>
            </w:r>
            <w:r w:rsidRPr="006831E3">
              <w:rPr>
                <w:color w:val="000000" w:themeColor="text1"/>
                <w:sz w:val="18"/>
                <w:szCs w:val="18"/>
              </w:rPr>
              <w:t xml:space="preserve">-modification. </w:t>
            </w:r>
            <w:r w:rsidRPr="006831E3">
              <w:rPr>
                <w:rFonts w:hint="eastAsia"/>
                <w:color w:val="000000" w:themeColor="text1"/>
                <w:sz w:val="18"/>
                <w:szCs w:val="18"/>
              </w:rPr>
              <w:t xml:space="preserve">For barnacles, the source of cp19k, their role is to help them anchor to the bottom of reefs and ships </w:t>
            </w:r>
            <w:proofErr w:type="gramStart"/>
            <w:r w:rsidRPr="006831E3">
              <w:rPr>
                <w:rFonts w:hint="eastAsia"/>
                <w:color w:val="000000" w:themeColor="text1"/>
                <w:sz w:val="18"/>
                <w:szCs w:val="18"/>
              </w:rPr>
              <w:t>in order to</w:t>
            </w:r>
            <w:proofErr w:type="gramEnd"/>
            <w:r w:rsidRPr="006831E3">
              <w:rPr>
                <w:rFonts w:hint="eastAsia"/>
                <w:color w:val="000000" w:themeColor="text1"/>
                <w:sz w:val="18"/>
                <w:szCs w:val="18"/>
              </w:rPr>
              <w:t xml:space="preserve"> maintain their position against ocean currents, which means </w:t>
            </w:r>
            <w:r w:rsidRPr="006831E3">
              <w:rPr>
                <w:color w:val="000000" w:themeColor="text1"/>
                <w:sz w:val="18"/>
                <w:szCs w:val="18"/>
              </w:rPr>
              <w:t>cp19k is</w:t>
            </w:r>
            <w:r w:rsidRPr="006831E3">
              <w:rPr>
                <w:rFonts w:hint="eastAsia"/>
                <w:color w:val="000000" w:themeColor="text1"/>
                <w:sz w:val="18"/>
                <w:szCs w:val="18"/>
              </w:rPr>
              <w:t xml:space="preserve"> a very powerful bio-adhesive </w:t>
            </w:r>
            <w:r w:rsidRPr="006831E3">
              <w:rPr>
                <w:color w:val="000000" w:themeColor="text1"/>
                <w:sz w:val="18"/>
                <w:szCs w:val="18"/>
              </w:rPr>
              <w:t xml:space="preserve">material </w:t>
            </w:r>
            <w:r w:rsidRPr="006831E3">
              <w:rPr>
                <w:rFonts w:hint="eastAsia"/>
                <w:color w:val="000000" w:themeColor="text1"/>
                <w:sz w:val="18"/>
                <w:szCs w:val="18"/>
              </w:rPr>
              <w:t xml:space="preserve">in nature. In our project, </w:t>
            </w:r>
            <w:del w:id="226" w:author="Nicholas Lee" w:date="2023-10-11T19:30:00Z">
              <w:r w:rsidRPr="006831E3" w:rsidDel="00170DA4">
                <w:rPr>
                  <w:rFonts w:hint="eastAsia"/>
                  <w:color w:val="000000" w:themeColor="text1"/>
                  <w:sz w:val="18"/>
                  <w:szCs w:val="18"/>
                </w:rPr>
                <w:delText>because the L-DOPA group at the end of another adhesion protein</w:delText>
              </w:r>
              <w:r w:rsidRPr="006831E3" w:rsidDel="00170DA4">
                <w:rPr>
                  <w:color w:val="000000" w:themeColor="text1"/>
                  <w:sz w:val="18"/>
                  <w:szCs w:val="18"/>
                </w:rPr>
                <w:delText xml:space="preserve"> mefp-5 may</w:delText>
              </w:r>
              <w:r w:rsidRPr="006831E3" w:rsidDel="00170DA4">
                <w:rPr>
                  <w:rFonts w:hint="eastAsia"/>
                  <w:color w:val="000000" w:themeColor="text1"/>
                  <w:sz w:val="18"/>
                  <w:szCs w:val="18"/>
                </w:rPr>
                <w:delText xml:space="preserve"> ha</w:delText>
              </w:r>
              <w:r w:rsidRPr="006831E3" w:rsidDel="00170DA4">
                <w:rPr>
                  <w:color w:val="000000" w:themeColor="text1"/>
                  <w:sz w:val="18"/>
                  <w:szCs w:val="18"/>
                </w:rPr>
                <w:delText>ve</w:delText>
              </w:r>
              <w:r w:rsidRPr="006831E3" w:rsidDel="00170DA4">
                <w:rPr>
                  <w:rFonts w:hint="eastAsia"/>
                  <w:color w:val="000000" w:themeColor="text1"/>
                  <w:sz w:val="18"/>
                  <w:szCs w:val="18"/>
                </w:rPr>
                <w:delText xml:space="preserve"> the potential to disrupt the endocrine system in humans, </w:delText>
              </w:r>
            </w:del>
            <w:r w:rsidRPr="006831E3">
              <w:rPr>
                <w:rFonts w:hint="eastAsia"/>
                <w:color w:val="000000" w:themeColor="text1"/>
                <w:sz w:val="18"/>
                <w:szCs w:val="18"/>
              </w:rPr>
              <w:t xml:space="preserve">we used </w:t>
            </w:r>
            <w:proofErr w:type="spellStart"/>
            <w:r w:rsidRPr="006831E3">
              <w:rPr>
                <w:rFonts w:hint="eastAsia"/>
                <w:color w:val="000000" w:themeColor="text1"/>
                <w:sz w:val="18"/>
                <w:szCs w:val="18"/>
              </w:rPr>
              <w:t>Pasr</w:t>
            </w:r>
            <w:proofErr w:type="spellEnd"/>
            <w:r w:rsidRPr="006831E3">
              <w:rPr>
                <w:rFonts w:hint="eastAsia"/>
                <w:color w:val="000000" w:themeColor="text1"/>
                <w:sz w:val="18"/>
                <w:szCs w:val="18"/>
              </w:rPr>
              <w:t xml:space="preserve"> promoter</w:t>
            </w:r>
            <w:r w:rsidRPr="006831E3">
              <w:rPr>
                <w:color w:val="000000" w:themeColor="text1"/>
                <w:sz w:val="18"/>
                <w:szCs w:val="18"/>
              </w:rPr>
              <w:t xml:space="preserve"> (</w:t>
            </w:r>
            <w:r w:rsidRPr="006831E3">
              <w:rPr>
                <w:rFonts w:hint="eastAsia"/>
                <w:color w:val="000000" w:themeColor="text1"/>
                <w:sz w:val="18"/>
                <w:szCs w:val="18"/>
              </w:rPr>
              <w:t>BBa</w:t>
            </w:r>
            <w:r w:rsidRPr="006831E3">
              <w:rPr>
                <w:color w:val="000000" w:themeColor="text1"/>
                <w:sz w:val="18"/>
                <w:szCs w:val="18"/>
              </w:rPr>
              <w:t>_K471600</w:t>
            </w:r>
            <w:r w:rsidRPr="006831E3">
              <w:rPr>
                <w:rFonts w:hint="eastAsia"/>
                <w:color w:val="000000" w:themeColor="text1"/>
                <w:sz w:val="18"/>
                <w:szCs w:val="18"/>
              </w:rPr>
              <w:t>0</w:t>
            </w:r>
            <w:r w:rsidRPr="006831E3">
              <w:rPr>
                <w:color w:val="000000" w:themeColor="text1"/>
                <w:sz w:val="18"/>
                <w:szCs w:val="18"/>
              </w:rPr>
              <w:t>)</w:t>
            </w:r>
            <w:r w:rsidRPr="006831E3">
              <w:rPr>
                <w:rFonts w:hint="eastAsia"/>
                <w:color w:val="000000" w:themeColor="text1"/>
                <w:sz w:val="18"/>
                <w:szCs w:val="18"/>
              </w:rPr>
              <w:t xml:space="preserve"> as the initiator of the adhesion module, and </w:t>
            </w:r>
            <w:r w:rsidRPr="006831E3">
              <w:rPr>
                <w:color w:val="000000" w:themeColor="text1"/>
                <w:sz w:val="18"/>
                <w:szCs w:val="18"/>
              </w:rPr>
              <w:t>display</w:t>
            </w:r>
            <w:r w:rsidRPr="006831E3">
              <w:rPr>
                <w:rFonts w:hint="eastAsia"/>
                <w:color w:val="000000" w:themeColor="text1"/>
                <w:sz w:val="18"/>
                <w:szCs w:val="18"/>
              </w:rPr>
              <w:t xml:space="preserve"> it on </w:t>
            </w:r>
            <w:r w:rsidRPr="00240951">
              <w:rPr>
                <w:rFonts w:hint="eastAsia"/>
                <w:i/>
                <w:iCs/>
                <w:color w:val="000000" w:themeColor="text1"/>
                <w:sz w:val="18"/>
                <w:szCs w:val="18"/>
              </w:rPr>
              <w:t>E. coli</w:t>
            </w:r>
            <w:r w:rsidRPr="006831E3">
              <w:rPr>
                <w:rFonts w:hint="eastAsia"/>
                <w:color w:val="000000" w:themeColor="text1"/>
                <w:sz w:val="18"/>
                <w:szCs w:val="18"/>
              </w:rPr>
              <w:t xml:space="preserve"> DH5-alpha </w:t>
            </w:r>
            <w:ins w:id="227" w:author="Nicholas Lee" w:date="2023-10-11T19:30:00Z">
              <w:r>
                <w:rPr>
                  <w:color w:val="000000" w:themeColor="text1"/>
                  <w:sz w:val="18"/>
                  <w:szCs w:val="18"/>
                </w:rPr>
                <w:t xml:space="preserve">membrane </w:t>
              </w:r>
            </w:ins>
            <w:r w:rsidRPr="006831E3">
              <w:rPr>
                <w:rFonts w:hint="eastAsia"/>
                <w:color w:val="000000" w:themeColor="text1"/>
                <w:sz w:val="18"/>
                <w:szCs w:val="18"/>
              </w:rPr>
              <w:t xml:space="preserve">through </w:t>
            </w:r>
            <w:proofErr w:type="spellStart"/>
            <w:r w:rsidRPr="006831E3">
              <w:rPr>
                <w:rFonts w:hint="eastAsia"/>
                <w:color w:val="000000" w:themeColor="text1"/>
                <w:sz w:val="18"/>
                <w:szCs w:val="18"/>
              </w:rPr>
              <w:t>CsgA</w:t>
            </w:r>
            <w:proofErr w:type="spellEnd"/>
            <w:r w:rsidRPr="006831E3">
              <w:rPr>
                <w:rFonts w:hint="eastAsia"/>
                <w:color w:val="000000" w:themeColor="text1"/>
                <w:sz w:val="18"/>
                <w:szCs w:val="18"/>
              </w:rPr>
              <w:t xml:space="preserve"> </w:t>
            </w:r>
            <w:del w:id="228" w:author="Nicholas Lee" w:date="2023-10-11T19:30:00Z">
              <w:r w:rsidRPr="006831E3" w:rsidDel="00170DA4">
                <w:rPr>
                  <w:rFonts w:hint="eastAsia"/>
                  <w:color w:val="000000" w:themeColor="text1"/>
                  <w:sz w:val="18"/>
                  <w:szCs w:val="18"/>
                </w:rPr>
                <w:delText>fusion protein</w:delText>
              </w:r>
            </w:del>
            <w:ins w:id="229" w:author="Nicholas Lee" w:date="2023-10-11T19:30:00Z">
              <w:r>
                <w:rPr>
                  <w:color w:val="000000" w:themeColor="text1"/>
                  <w:sz w:val="18"/>
                  <w:szCs w:val="18"/>
                </w:rPr>
                <w:t>domain</w:t>
              </w:r>
            </w:ins>
            <w:r w:rsidRPr="006831E3">
              <w:rPr>
                <w:rFonts w:hint="eastAsia"/>
                <w:color w:val="000000" w:themeColor="text1"/>
                <w:sz w:val="18"/>
                <w:szCs w:val="18"/>
              </w:rPr>
              <w:t xml:space="preserve"> (BBa_K4716002)</w:t>
            </w:r>
            <w:ins w:id="230" w:author="Nicholas Lee" w:date="2023-10-11T19:30:00Z">
              <w:r>
                <w:rPr>
                  <w:color w:val="000000" w:themeColor="text1"/>
                  <w:sz w:val="18"/>
                  <w:szCs w:val="18"/>
                </w:rPr>
                <w:t xml:space="preserve">. </w:t>
              </w:r>
            </w:ins>
            <w:del w:id="231" w:author="Nicholas Lee" w:date="2023-10-11T19:30:00Z">
              <w:r w:rsidRPr="006831E3" w:rsidDel="00170DA4">
                <w:rPr>
                  <w:color w:val="000000" w:themeColor="text1"/>
                  <w:sz w:val="18"/>
                  <w:szCs w:val="18"/>
                </w:rPr>
                <w:delText xml:space="preserve">, </w:delText>
              </w:r>
              <w:r w:rsidRPr="006831E3" w:rsidDel="00170DA4">
                <w:rPr>
                  <w:rFonts w:hint="eastAsia"/>
                  <w:color w:val="000000" w:themeColor="text1"/>
                  <w:sz w:val="18"/>
                  <w:szCs w:val="18"/>
                </w:rPr>
                <w:delText>to test</w:delText>
              </w:r>
            </w:del>
            <w:ins w:id="232" w:author="Nicholas Lee" w:date="2023-10-11T19:30:00Z">
              <w:r>
                <w:rPr>
                  <w:color w:val="000000" w:themeColor="text1"/>
                  <w:sz w:val="18"/>
                  <w:szCs w:val="18"/>
                </w:rPr>
                <w:t>We propose</w:t>
              </w:r>
            </w:ins>
            <w:r w:rsidRPr="006831E3">
              <w:rPr>
                <w:rFonts w:hint="eastAsia"/>
                <w:color w:val="000000" w:themeColor="text1"/>
                <w:sz w:val="18"/>
                <w:szCs w:val="18"/>
              </w:rPr>
              <w:t xml:space="preserve"> the adhesion properties of cp19k and </w:t>
            </w:r>
            <w:del w:id="233" w:author="Nicholas Lee" w:date="2023-10-11T19:31:00Z">
              <w:r w:rsidRPr="006831E3" w:rsidDel="00170DA4">
                <w:rPr>
                  <w:rFonts w:hint="eastAsia"/>
                  <w:color w:val="000000" w:themeColor="text1"/>
                  <w:sz w:val="18"/>
                  <w:szCs w:val="18"/>
                </w:rPr>
                <w:delText>to investigate whether it could</w:delText>
              </w:r>
            </w:del>
            <w:ins w:id="234" w:author="Nicholas Lee" w:date="2023-10-11T19:31:00Z">
              <w:r>
                <w:rPr>
                  <w:color w:val="000000" w:themeColor="text1"/>
                  <w:sz w:val="18"/>
                  <w:szCs w:val="18"/>
                </w:rPr>
                <w:t>could</w:t>
              </w:r>
            </w:ins>
            <w:r w:rsidRPr="006831E3">
              <w:rPr>
                <w:rFonts w:hint="eastAsia"/>
                <w:color w:val="000000" w:themeColor="text1"/>
                <w:sz w:val="18"/>
                <w:szCs w:val="18"/>
              </w:rPr>
              <w:t xml:space="preserve"> be a better option for small intestinal surface adhesion protein.</w:t>
            </w:r>
          </w:p>
        </w:tc>
        <w:tc>
          <w:tcPr>
            <w:tcW w:w="992" w:type="dxa"/>
            <w:shd w:val="clear" w:color="auto" w:fill="auto"/>
          </w:tcPr>
          <w:p w14:paraId="0F6DB5AD"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519 bp</w:t>
            </w:r>
          </w:p>
        </w:tc>
      </w:tr>
      <w:tr w:rsidR="00240951" w:rsidRPr="006831E3" w14:paraId="412DBCF2" w14:textId="77777777" w:rsidTr="00240951">
        <w:tc>
          <w:tcPr>
            <w:tcW w:w="1838" w:type="dxa"/>
            <w:shd w:val="clear" w:color="auto" w:fill="B4C6E7" w:themeFill="accent1" w:themeFillTint="66"/>
          </w:tcPr>
          <w:p w14:paraId="7A981429"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_K471600</w:t>
            </w:r>
            <w:r w:rsidRPr="006831E3">
              <w:rPr>
                <w:rFonts w:hint="eastAsia"/>
                <w:color w:val="000000" w:themeColor="text1"/>
                <w:sz w:val="18"/>
                <w:szCs w:val="18"/>
              </w:rPr>
              <w:t>2</w:t>
            </w:r>
            <w:r w:rsidRPr="006831E3">
              <w:rPr>
                <w:color w:val="000000" w:themeColor="text1"/>
                <w:sz w:val="18"/>
                <w:szCs w:val="18"/>
              </w:rPr>
              <w:t>)</w:t>
            </w:r>
          </w:p>
        </w:tc>
        <w:tc>
          <w:tcPr>
            <w:tcW w:w="1276" w:type="dxa"/>
            <w:shd w:val="clear" w:color="auto" w:fill="auto"/>
          </w:tcPr>
          <w:p w14:paraId="374A6EDE" w14:textId="77777777" w:rsidR="00240951" w:rsidRPr="006831E3" w:rsidRDefault="00240951" w:rsidP="00E21AB2">
            <w:pPr>
              <w:ind w:left="0"/>
              <w:jc w:val="both"/>
              <w:rPr>
                <w:i/>
                <w:color w:val="000000" w:themeColor="text1"/>
                <w:sz w:val="18"/>
                <w:szCs w:val="18"/>
              </w:rPr>
            </w:pPr>
            <w:proofErr w:type="spellStart"/>
            <w:r w:rsidRPr="006831E3">
              <w:rPr>
                <w:i/>
                <w:color w:val="000000" w:themeColor="text1"/>
                <w:sz w:val="18"/>
                <w:szCs w:val="18"/>
              </w:rPr>
              <w:t>CsgA</w:t>
            </w:r>
            <w:proofErr w:type="spellEnd"/>
          </w:p>
        </w:tc>
        <w:tc>
          <w:tcPr>
            <w:tcW w:w="1276" w:type="dxa"/>
            <w:shd w:val="clear" w:color="auto" w:fill="auto"/>
          </w:tcPr>
          <w:p w14:paraId="3D8C0BCC"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Protein</w:t>
            </w:r>
          </w:p>
        </w:tc>
        <w:tc>
          <w:tcPr>
            <w:tcW w:w="3827" w:type="dxa"/>
            <w:shd w:val="clear" w:color="auto" w:fill="auto"/>
          </w:tcPr>
          <w:p w14:paraId="40AD6016" w14:textId="2ED6707A" w:rsidR="00240951" w:rsidRPr="006831E3" w:rsidRDefault="00240951" w:rsidP="00E21AB2">
            <w:pPr>
              <w:ind w:left="0"/>
              <w:jc w:val="both"/>
              <w:rPr>
                <w:color w:val="000000" w:themeColor="text1"/>
                <w:sz w:val="18"/>
                <w:szCs w:val="18"/>
              </w:rPr>
            </w:pPr>
            <w:r w:rsidRPr="006831E3">
              <w:rPr>
                <w:color w:val="000000" w:themeColor="text1"/>
                <w:sz w:val="18"/>
                <w:szCs w:val="18"/>
              </w:rPr>
              <w:t xml:space="preserve">As an </w:t>
            </w:r>
            <w:r w:rsidRPr="006831E3">
              <w:rPr>
                <w:i/>
                <w:color w:val="000000" w:themeColor="text1"/>
                <w:sz w:val="18"/>
                <w:szCs w:val="18"/>
              </w:rPr>
              <w:t xml:space="preserve">E. coli </w:t>
            </w:r>
            <w:r w:rsidRPr="006831E3">
              <w:rPr>
                <w:color w:val="000000" w:themeColor="text1"/>
                <w:sz w:val="18"/>
                <w:szCs w:val="18"/>
              </w:rPr>
              <w:t xml:space="preserve">curli protein, </w:t>
            </w:r>
            <w:proofErr w:type="spellStart"/>
            <w:r w:rsidRPr="006831E3">
              <w:rPr>
                <w:color w:val="000000" w:themeColor="text1"/>
                <w:sz w:val="18"/>
                <w:szCs w:val="18"/>
              </w:rPr>
              <w:t>CsgA</w:t>
            </w:r>
            <w:proofErr w:type="spellEnd"/>
            <w:r w:rsidRPr="006831E3">
              <w:rPr>
                <w:color w:val="000000" w:themeColor="text1"/>
                <w:sz w:val="18"/>
                <w:szCs w:val="18"/>
              </w:rPr>
              <w:t xml:space="preserve"> not only accelerates amyloid self-assembly but also serves as a platform for displaying recombinant proteins</w:t>
            </w:r>
            <w:ins w:id="235" w:author="Nicholas Lee" w:date="2023-10-11T19:31:00Z">
              <w:r>
                <w:rPr>
                  <w:color w:val="000000" w:themeColor="text1"/>
                  <w:sz w:val="18"/>
                  <w:szCs w:val="18"/>
                </w:rPr>
                <w:t xml:space="preserve"> on the surface</w:t>
              </w:r>
            </w:ins>
            <w:ins w:id="236" w:author="Nicholas Lee" w:date="2023-10-11T19:32:00Z">
              <w:r>
                <w:rPr>
                  <w:color w:val="000000" w:themeColor="text1"/>
                  <w:sz w:val="18"/>
                  <w:szCs w:val="18"/>
                </w:rPr>
                <w:t xml:space="preserve"> of E. coli.</w:t>
              </w:r>
            </w:ins>
            <w:r w:rsidRPr="006831E3">
              <w:rPr>
                <w:color w:val="000000" w:themeColor="text1"/>
                <w:sz w:val="18"/>
                <w:szCs w:val="18"/>
              </w:rPr>
              <w:t xml:space="preserve"> (in our project, the recombinant proteins are the adhesive protein system of cp19k and mefp5) </w:t>
            </w:r>
            <w:del w:id="237" w:author="Nicholas Lee" w:date="2023-10-11T19:32:00Z">
              <w:r w:rsidRPr="006831E3" w:rsidDel="00170DA4">
                <w:rPr>
                  <w:color w:val="000000" w:themeColor="text1"/>
                  <w:sz w:val="18"/>
                  <w:szCs w:val="18"/>
                </w:rPr>
                <w:delText xml:space="preserve">on the surface of E. coli </w:delText>
              </w:r>
            </w:del>
            <w:r w:rsidRPr="006831E3">
              <w:rPr>
                <w:color w:val="000000" w:themeColor="text1"/>
                <w:sz w:val="18"/>
                <w:szCs w:val="18"/>
              </w:rPr>
              <w:t xml:space="preserve">to create a hierarchically </w:t>
            </w:r>
            <w:del w:id="238" w:author="Nicholas Lee" w:date="2023-10-11T19:31:00Z">
              <w:r w:rsidRPr="006831E3" w:rsidDel="00170DA4">
                <w:rPr>
                  <w:color w:val="000000" w:themeColor="text1"/>
                  <w:sz w:val="18"/>
                  <w:szCs w:val="18"/>
                </w:rPr>
                <w:delText>organised</w:delText>
              </w:r>
            </w:del>
            <w:ins w:id="239" w:author="Nicholas Lee" w:date="2023-10-11T19:31:00Z">
              <w:r w:rsidRPr="006831E3">
                <w:rPr>
                  <w:color w:val="000000" w:themeColor="text1"/>
                  <w:sz w:val="18"/>
                  <w:szCs w:val="18"/>
                </w:rPr>
                <w:t>organized</w:t>
              </w:r>
            </w:ins>
            <w:r w:rsidRPr="006831E3">
              <w:rPr>
                <w:color w:val="000000" w:themeColor="text1"/>
                <w:sz w:val="18"/>
                <w:szCs w:val="18"/>
              </w:rPr>
              <w:t xml:space="preserve"> network of amyloid nanofibers.</w:t>
            </w:r>
          </w:p>
        </w:tc>
        <w:tc>
          <w:tcPr>
            <w:tcW w:w="992" w:type="dxa"/>
            <w:shd w:val="clear" w:color="auto" w:fill="auto"/>
          </w:tcPr>
          <w:p w14:paraId="564BF0B3"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39</w:t>
            </w:r>
            <w:r>
              <w:rPr>
                <w:color w:val="000000" w:themeColor="text1"/>
                <w:sz w:val="18"/>
                <w:szCs w:val="18"/>
              </w:rPr>
              <w:t>3</w:t>
            </w:r>
            <w:r w:rsidRPr="006831E3">
              <w:rPr>
                <w:color w:val="000000" w:themeColor="text1"/>
                <w:sz w:val="18"/>
                <w:szCs w:val="18"/>
              </w:rPr>
              <w:t xml:space="preserve"> bp</w:t>
            </w:r>
          </w:p>
        </w:tc>
      </w:tr>
      <w:tr w:rsidR="00240951" w:rsidRPr="006831E3" w14:paraId="7642D277" w14:textId="77777777" w:rsidTr="00240951">
        <w:tc>
          <w:tcPr>
            <w:tcW w:w="1838" w:type="dxa"/>
            <w:shd w:val="clear" w:color="auto" w:fill="B4C6E7" w:themeFill="accent1" w:themeFillTint="66"/>
          </w:tcPr>
          <w:p w14:paraId="12B66795" w14:textId="77777777" w:rsidR="00240951" w:rsidRPr="006831E3" w:rsidRDefault="00240951" w:rsidP="00E21AB2">
            <w:pPr>
              <w:ind w:left="0"/>
              <w:jc w:val="both"/>
              <w:rPr>
                <w:color w:val="000000" w:themeColor="text1"/>
                <w:sz w:val="18"/>
                <w:szCs w:val="18"/>
              </w:rPr>
            </w:pPr>
          </w:p>
          <w:p w14:paraId="7AB08688"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03</w:t>
            </w:r>
            <w:r w:rsidRPr="006831E3">
              <w:rPr>
                <w:color w:val="000000" w:themeColor="text1"/>
                <w:sz w:val="18"/>
                <w:szCs w:val="18"/>
              </w:rPr>
              <w:t>)</w:t>
            </w:r>
          </w:p>
        </w:tc>
        <w:tc>
          <w:tcPr>
            <w:tcW w:w="1276" w:type="dxa"/>
            <w:shd w:val="clear" w:color="auto" w:fill="auto"/>
          </w:tcPr>
          <w:p w14:paraId="61261394" w14:textId="6EE7A300" w:rsidR="00240951" w:rsidRPr="006831E3" w:rsidRDefault="00240951" w:rsidP="00E21AB2">
            <w:pPr>
              <w:ind w:left="0"/>
              <w:jc w:val="both"/>
              <w:rPr>
                <w:i/>
                <w:iCs/>
                <w:color w:val="000000" w:themeColor="text1"/>
                <w:sz w:val="18"/>
                <w:szCs w:val="18"/>
              </w:rPr>
            </w:pPr>
            <w:r>
              <w:rPr>
                <w:i/>
                <w:color w:val="000000" w:themeColor="text1"/>
                <w:sz w:val="18"/>
                <w:szCs w:val="18"/>
              </w:rPr>
              <w:t>m</w:t>
            </w:r>
            <w:r w:rsidRPr="006831E3">
              <w:rPr>
                <w:i/>
                <w:color w:val="000000" w:themeColor="text1"/>
                <w:sz w:val="18"/>
                <w:szCs w:val="18"/>
              </w:rPr>
              <w:t>efp</w:t>
            </w:r>
            <w:r>
              <w:rPr>
                <w:i/>
                <w:color w:val="000000" w:themeColor="text1"/>
                <w:sz w:val="18"/>
                <w:szCs w:val="18"/>
              </w:rPr>
              <w:t>5</w:t>
            </w:r>
          </w:p>
        </w:tc>
        <w:tc>
          <w:tcPr>
            <w:tcW w:w="1276" w:type="dxa"/>
            <w:shd w:val="clear" w:color="auto" w:fill="auto"/>
          </w:tcPr>
          <w:p w14:paraId="0CC9FE7E"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Protein (for adhesion)</w:t>
            </w:r>
          </w:p>
        </w:tc>
        <w:tc>
          <w:tcPr>
            <w:tcW w:w="3827" w:type="dxa"/>
            <w:shd w:val="clear" w:color="auto" w:fill="auto"/>
          </w:tcPr>
          <w:p w14:paraId="3C34E690" w14:textId="3A9E8748" w:rsidR="00240951" w:rsidRPr="006831E3" w:rsidRDefault="00240951" w:rsidP="00E21AB2">
            <w:pPr>
              <w:ind w:left="0"/>
              <w:jc w:val="both"/>
              <w:rPr>
                <w:color w:val="000000" w:themeColor="text1"/>
                <w:sz w:val="18"/>
                <w:szCs w:val="18"/>
                <w:lang w:val="en-GB"/>
              </w:rPr>
            </w:pPr>
            <w:r w:rsidRPr="006831E3">
              <w:rPr>
                <w:color w:val="000000" w:themeColor="text1"/>
                <w:sz w:val="18"/>
                <w:szCs w:val="18"/>
                <w:lang w:val="en-GB"/>
              </w:rPr>
              <w:t>Mytilus edulis foot protein-5 (</w:t>
            </w:r>
            <w:r>
              <w:rPr>
                <w:color w:val="000000" w:themeColor="text1"/>
                <w:sz w:val="18"/>
                <w:szCs w:val="18"/>
                <w:lang w:val="en-GB"/>
              </w:rPr>
              <w:t>m</w:t>
            </w:r>
            <w:r w:rsidRPr="006831E3">
              <w:rPr>
                <w:color w:val="000000" w:themeColor="text1"/>
                <w:sz w:val="18"/>
                <w:szCs w:val="18"/>
                <w:lang w:val="en-GB"/>
              </w:rPr>
              <w:t>efp5) i</w:t>
            </w:r>
            <w:del w:id="240" w:author="Nicholas Lee" w:date="2023-10-11T19:33:00Z">
              <w:r w:rsidRPr="006831E3" w:rsidDel="00170DA4">
                <w:rPr>
                  <w:color w:val="000000" w:themeColor="text1"/>
                  <w:sz w:val="18"/>
                  <w:szCs w:val="18"/>
                  <w:lang w:val="en-GB"/>
                </w:rPr>
                <w:delText>s one of protein</w:delText>
              </w:r>
            </w:del>
            <w:r w:rsidRPr="006831E3">
              <w:rPr>
                <w:color w:val="000000" w:themeColor="text1"/>
                <w:sz w:val="18"/>
                <w:szCs w:val="18"/>
                <w:lang w:val="en-GB"/>
              </w:rPr>
              <w:t xml:space="preserve">s found in the mussel </w:t>
            </w:r>
            <w:r w:rsidRPr="006831E3">
              <w:rPr>
                <w:i/>
                <w:iCs/>
                <w:color w:val="000000" w:themeColor="text1"/>
                <w:sz w:val="18"/>
                <w:szCs w:val="18"/>
                <w:lang w:val="en-GB"/>
              </w:rPr>
              <w:t>Mytilus edulis</w:t>
            </w:r>
            <w:r w:rsidRPr="006831E3">
              <w:rPr>
                <w:color w:val="000000" w:themeColor="text1"/>
                <w:sz w:val="18"/>
                <w:szCs w:val="18"/>
                <w:lang w:val="en-GB"/>
              </w:rPr>
              <w:t xml:space="preserve"> byssal sticky plaque. </w:t>
            </w:r>
            <w:ins w:id="241" w:author="Nicholas Lee" w:date="2023-10-11T19:33:00Z">
              <w:r>
                <w:rPr>
                  <w:color w:val="000000" w:themeColor="text1"/>
                  <w:sz w:val="18"/>
                  <w:szCs w:val="18"/>
                  <w:lang w:val="en-GB"/>
                </w:rPr>
                <w:t xml:space="preserve">When </w:t>
              </w:r>
            </w:ins>
            <w:r w:rsidRPr="006831E3">
              <w:rPr>
                <w:color w:val="000000" w:themeColor="text1"/>
                <w:sz w:val="18"/>
                <w:szCs w:val="18"/>
                <w:lang w:val="en-GB"/>
              </w:rPr>
              <w:t>Dopa</w:t>
            </w:r>
            <w:del w:id="242" w:author="Nicholas Lee" w:date="2023-10-11T19:33:00Z">
              <w:r w:rsidRPr="006831E3" w:rsidDel="00B9775B">
                <w:rPr>
                  <w:color w:val="000000" w:themeColor="text1"/>
                  <w:sz w:val="18"/>
                  <w:szCs w:val="18"/>
                  <w:lang w:val="en-GB"/>
                </w:rPr>
                <w:delText>'s</w:delText>
              </w:r>
            </w:del>
            <w:r w:rsidRPr="006831E3">
              <w:rPr>
                <w:color w:val="000000" w:themeColor="text1"/>
                <w:sz w:val="18"/>
                <w:szCs w:val="18"/>
                <w:lang w:val="en-GB"/>
              </w:rPr>
              <w:t xml:space="preserve"> </w:t>
            </w:r>
            <w:del w:id="243" w:author="Nicholas Lee" w:date="2023-10-11T19:33:00Z">
              <w:r w:rsidRPr="006831E3" w:rsidDel="00B9775B">
                <w:rPr>
                  <w:color w:val="000000" w:themeColor="text1"/>
                  <w:sz w:val="18"/>
                  <w:szCs w:val="18"/>
                  <w:lang w:val="en-GB"/>
                </w:rPr>
                <w:delText xml:space="preserve">high </w:delText>
              </w:r>
            </w:del>
            <w:r w:rsidRPr="006831E3">
              <w:rPr>
                <w:color w:val="000000" w:themeColor="text1"/>
                <w:sz w:val="18"/>
                <w:szCs w:val="18"/>
                <w:lang w:val="en-GB"/>
              </w:rPr>
              <w:t xml:space="preserve">concentration </w:t>
            </w:r>
            <w:ins w:id="244" w:author="Nicholas Lee" w:date="2023-10-11T19:33:00Z">
              <w:r>
                <w:rPr>
                  <w:color w:val="000000" w:themeColor="text1"/>
                  <w:sz w:val="18"/>
                  <w:szCs w:val="18"/>
                  <w:lang w:val="en-GB"/>
                </w:rPr>
                <w:t>is hig</w:t>
              </w:r>
            </w:ins>
            <w:r>
              <w:rPr>
                <w:color w:val="000000" w:themeColor="text1"/>
                <w:sz w:val="18"/>
                <w:szCs w:val="18"/>
                <w:lang w:val="en-GB"/>
              </w:rPr>
              <w:t>h,</w:t>
            </w:r>
            <w:commentRangeStart w:id="245"/>
            <w:r w:rsidRPr="006831E3">
              <w:rPr>
                <w:color w:val="000000" w:themeColor="text1"/>
                <w:sz w:val="18"/>
                <w:szCs w:val="18"/>
                <w:lang w:val="en-GB"/>
              </w:rPr>
              <w:t xml:space="preserve"> </w:t>
            </w:r>
            <w:commentRangeEnd w:id="245"/>
            <w:r>
              <w:rPr>
                <w:rStyle w:val="CommentReference"/>
              </w:rPr>
              <w:commentReference w:id="245"/>
            </w:r>
            <w:del w:id="246" w:author="Nicholas Lee" w:date="2023-10-11T19:34:00Z">
              <w:r w:rsidRPr="006831E3" w:rsidDel="00B9775B">
                <w:rPr>
                  <w:color w:val="000000" w:themeColor="text1"/>
                  <w:sz w:val="18"/>
                  <w:szCs w:val="18"/>
                  <w:lang w:val="en-GB"/>
                </w:rPr>
                <w:delText xml:space="preserve">and proximity to the plaque-substrate interface have frequently </w:delText>
              </w:r>
            </w:del>
            <w:ins w:id="247" w:author="Nicholas Lee" w:date="2023-10-11T19:34:00Z">
              <w:r>
                <w:rPr>
                  <w:color w:val="000000" w:themeColor="text1"/>
                  <w:sz w:val="18"/>
                  <w:szCs w:val="18"/>
                  <w:lang w:val="en-GB"/>
                </w:rPr>
                <w:t xml:space="preserve">it will </w:t>
              </w:r>
            </w:ins>
            <w:r w:rsidRPr="006831E3">
              <w:rPr>
                <w:color w:val="000000" w:themeColor="text1"/>
                <w:sz w:val="18"/>
                <w:szCs w:val="18"/>
                <w:lang w:val="en-GB"/>
              </w:rPr>
              <w:t xml:space="preserve">led to </w:t>
            </w:r>
            <w:del w:id="248" w:author="Nicholas Lee" w:date="2023-10-11T19:34:00Z">
              <w:r w:rsidRPr="006831E3" w:rsidDel="00B9775B">
                <w:rPr>
                  <w:color w:val="000000" w:themeColor="text1"/>
                  <w:sz w:val="18"/>
                  <w:szCs w:val="18"/>
                  <w:lang w:val="en-GB"/>
                </w:rPr>
                <w:delText xml:space="preserve">the assumption that </w:delText>
              </w:r>
            </w:del>
            <w:r w:rsidRPr="006831E3">
              <w:rPr>
                <w:color w:val="000000" w:themeColor="text1"/>
                <w:sz w:val="18"/>
                <w:szCs w:val="18"/>
                <w:lang w:val="en-GB"/>
              </w:rPr>
              <w:t xml:space="preserve">Mefp-5 </w:t>
            </w:r>
            <w:del w:id="249" w:author="Nicholas Lee" w:date="2023-10-11T19:34:00Z">
              <w:r w:rsidRPr="006831E3" w:rsidDel="00B9775B">
                <w:rPr>
                  <w:color w:val="000000" w:themeColor="text1"/>
                  <w:sz w:val="18"/>
                  <w:szCs w:val="18"/>
                  <w:lang w:val="en-GB"/>
                </w:rPr>
                <w:delText>is essential for</w:delText>
              </w:r>
            </w:del>
            <w:ins w:id="250" w:author="Nicholas Lee" w:date="2023-10-11T19:34:00Z">
              <w:r>
                <w:rPr>
                  <w:color w:val="000000" w:themeColor="text1"/>
                  <w:sz w:val="18"/>
                  <w:szCs w:val="18"/>
                  <w:lang w:val="en-GB"/>
                </w:rPr>
                <w:t>become</w:t>
              </w:r>
            </w:ins>
            <w:r w:rsidRPr="006831E3">
              <w:rPr>
                <w:color w:val="000000" w:themeColor="text1"/>
                <w:sz w:val="18"/>
                <w:szCs w:val="18"/>
                <w:lang w:val="en-GB"/>
              </w:rPr>
              <w:t xml:space="preserve"> adhesi</w:t>
            </w:r>
            <w:ins w:id="251" w:author="Nicholas Lee" w:date="2023-10-11T19:34:00Z">
              <w:r>
                <w:rPr>
                  <w:color w:val="000000" w:themeColor="text1"/>
                  <w:sz w:val="18"/>
                  <w:szCs w:val="18"/>
                  <w:lang w:val="en-GB"/>
                </w:rPr>
                <w:t>ve</w:t>
              </w:r>
            </w:ins>
            <w:del w:id="252" w:author="Nicholas Lee" w:date="2023-10-11T19:34:00Z">
              <w:r w:rsidRPr="006831E3" w:rsidDel="00B9775B">
                <w:rPr>
                  <w:color w:val="000000" w:themeColor="text1"/>
                  <w:sz w:val="18"/>
                  <w:szCs w:val="18"/>
                  <w:lang w:val="en-GB"/>
                </w:rPr>
                <w:delText>on</w:delText>
              </w:r>
            </w:del>
            <w:r w:rsidRPr="006831E3">
              <w:rPr>
                <w:color w:val="000000" w:themeColor="text1"/>
                <w:sz w:val="18"/>
                <w:szCs w:val="18"/>
                <w:lang w:val="en-GB"/>
              </w:rPr>
              <w:t xml:space="preserve">. </w:t>
            </w:r>
          </w:p>
        </w:tc>
        <w:tc>
          <w:tcPr>
            <w:tcW w:w="992" w:type="dxa"/>
            <w:shd w:val="clear" w:color="auto" w:fill="auto"/>
          </w:tcPr>
          <w:p w14:paraId="547E0465"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294 bp</w:t>
            </w:r>
          </w:p>
        </w:tc>
      </w:tr>
      <w:tr w:rsidR="00240951" w:rsidRPr="006831E3" w14:paraId="1C33D1A3" w14:textId="77777777" w:rsidTr="00240951">
        <w:tc>
          <w:tcPr>
            <w:tcW w:w="1838" w:type="dxa"/>
            <w:shd w:val="clear" w:color="auto" w:fill="B4C6E7" w:themeFill="accent1" w:themeFillTint="66"/>
          </w:tcPr>
          <w:p w14:paraId="7C9116AA"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04</w:t>
            </w:r>
            <w:r w:rsidRPr="006831E3">
              <w:rPr>
                <w:color w:val="000000" w:themeColor="text1"/>
                <w:sz w:val="18"/>
                <w:szCs w:val="18"/>
              </w:rPr>
              <w:t>)</w:t>
            </w:r>
          </w:p>
        </w:tc>
        <w:tc>
          <w:tcPr>
            <w:tcW w:w="1276" w:type="dxa"/>
            <w:shd w:val="clear" w:color="auto" w:fill="auto"/>
          </w:tcPr>
          <w:p w14:paraId="651F71AA" w14:textId="77777777" w:rsidR="00240951" w:rsidRPr="006831E3" w:rsidRDefault="00240951" w:rsidP="00E21AB2">
            <w:pPr>
              <w:ind w:left="0"/>
              <w:jc w:val="both"/>
              <w:rPr>
                <w:i/>
                <w:color w:val="000000" w:themeColor="text1"/>
                <w:sz w:val="18"/>
                <w:szCs w:val="18"/>
              </w:rPr>
            </w:pPr>
            <w:proofErr w:type="spellStart"/>
            <w:r w:rsidRPr="006831E3">
              <w:rPr>
                <w:i/>
                <w:color w:val="000000" w:themeColor="text1"/>
                <w:sz w:val="18"/>
                <w:szCs w:val="18"/>
              </w:rPr>
              <w:t>Perpa</w:t>
            </w:r>
            <w:proofErr w:type="spellEnd"/>
          </w:p>
        </w:tc>
        <w:tc>
          <w:tcPr>
            <w:tcW w:w="1276" w:type="dxa"/>
            <w:shd w:val="clear" w:color="auto" w:fill="auto"/>
          </w:tcPr>
          <w:p w14:paraId="025874FB"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 xml:space="preserve">Protein </w:t>
            </w:r>
          </w:p>
        </w:tc>
        <w:tc>
          <w:tcPr>
            <w:tcW w:w="3827" w:type="dxa"/>
            <w:shd w:val="clear" w:color="auto" w:fill="auto"/>
          </w:tcPr>
          <w:p w14:paraId="168C7C15" w14:textId="77777777" w:rsidR="00240951" w:rsidRPr="006831E3" w:rsidRDefault="00240951" w:rsidP="00E21AB2">
            <w:pPr>
              <w:ind w:left="0"/>
              <w:jc w:val="both"/>
              <w:rPr>
                <w:color w:val="000000" w:themeColor="text1"/>
                <w:sz w:val="18"/>
                <w:szCs w:val="18"/>
              </w:rPr>
            </w:pPr>
            <w:proofErr w:type="spellStart"/>
            <w:r w:rsidRPr="006831E3">
              <w:rPr>
                <w:color w:val="000000" w:themeColor="text1"/>
                <w:sz w:val="18"/>
                <w:szCs w:val="18"/>
              </w:rPr>
              <w:t>Perhydrolase</w:t>
            </w:r>
            <w:proofErr w:type="spellEnd"/>
          </w:p>
          <w:p w14:paraId="2680DC44" w14:textId="1D465924" w:rsidR="00240951" w:rsidRPr="006831E3" w:rsidRDefault="00240951" w:rsidP="00E21AB2">
            <w:pPr>
              <w:ind w:left="0"/>
              <w:jc w:val="both"/>
              <w:rPr>
                <w:color w:val="000000" w:themeColor="text1"/>
                <w:sz w:val="18"/>
                <w:szCs w:val="18"/>
              </w:rPr>
            </w:pPr>
            <w:ins w:id="253" w:author="Nicholas Lee" w:date="2023-10-11T19:34:00Z">
              <w:r>
                <w:rPr>
                  <w:color w:val="000000" w:themeColor="text1"/>
                  <w:sz w:val="18"/>
                  <w:szCs w:val="18"/>
                </w:rPr>
                <w:t xml:space="preserve">The </w:t>
              </w:r>
            </w:ins>
            <w:r w:rsidRPr="006831E3">
              <w:rPr>
                <w:color w:val="000000" w:themeColor="text1"/>
                <w:sz w:val="18"/>
                <w:szCs w:val="18"/>
              </w:rPr>
              <w:t xml:space="preserve">sequence was taken from NCBI data base and was derived from Pseudomonas aeruginosa. Our adhesive system performs better because to epoxidation. When there are suitable acceptor molecules present, chloroperoxidase can use the ions chloride, bromide, and iodide to </w:t>
            </w:r>
            <w:proofErr w:type="spellStart"/>
            <w:r w:rsidRPr="006831E3">
              <w:rPr>
                <w:color w:val="000000" w:themeColor="text1"/>
                <w:sz w:val="18"/>
                <w:szCs w:val="18"/>
              </w:rPr>
              <w:t>catalyse</w:t>
            </w:r>
            <w:proofErr w:type="spellEnd"/>
            <w:r w:rsidRPr="006831E3">
              <w:rPr>
                <w:color w:val="000000" w:themeColor="text1"/>
                <w:sz w:val="18"/>
                <w:szCs w:val="18"/>
              </w:rPr>
              <w:t xml:space="preserve"> the production of a carbon-halogen bond to optimize the adhesive effect of mefp5</w:t>
            </w: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03</w:t>
            </w:r>
            <w:r w:rsidRPr="006831E3">
              <w:rPr>
                <w:color w:val="000000" w:themeColor="text1"/>
                <w:sz w:val="18"/>
                <w:szCs w:val="18"/>
              </w:rPr>
              <w:t>).</w:t>
            </w:r>
          </w:p>
        </w:tc>
        <w:tc>
          <w:tcPr>
            <w:tcW w:w="992" w:type="dxa"/>
            <w:shd w:val="clear" w:color="auto" w:fill="auto"/>
          </w:tcPr>
          <w:p w14:paraId="388EF4BF"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825 bp</w:t>
            </w:r>
          </w:p>
        </w:tc>
      </w:tr>
      <w:tr w:rsidR="00240951" w:rsidRPr="006831E3" w14:paraId="44ED1323" w14:textId="77777777" w:rsidTr="00240951">
        <w:tc>
          <w:tcPr>
            <w:tcW w:w="1838" w:type="dxa"/>
            <w:shd w:val="clear" w:color="auto" w:fill="B4C6E7" w:themeFill="accent1" w:themeFillTint="66"/>
          </w:tcPr>
          <w:p w14:paraId="0AFE1F74"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05</w:t>
            </w:r>
            <w:r w:rsidRPr="006831E3">
              <w:rPr>
                <w:color w:val="000000" w:themeColor="text1"/>
                <w:sz w:val="18"/>
                <w:szCs w:val="18"/>
              </w:rPr>
              <w:t>)</w:t>
            </w:r>
          </w:p>
        </w:tc>
        <w:tc>
          <w:tcPr>
            <w:tcW w:w="1276" w:type="dxa"/>
            <w:shd w:val="clear" w:color="auto" w:fill="auto"/>
          </w:tcPr>
          <w:p w14:paraId="52095252" w14:textId="40B89A3D" w:rsidR="00240951" w:rsidRPr="006831E3" w:rsidRDefault="00240951" w:rsidP="00E21AB2">
            <w:pPr>
              <w:ind w:left="0"/>
              <w:jc w:val="both"/>
              <w:rPr>
                <w:i/>
                <w:color w:val="000000" w:themeColor="text1"/>
                <w:sz w:val="18"/>
                <w:szCs w:val="18"/>
              </w:rPr>
            </w:pPr>
            <w:proofErr w:type="spellStart"/>
            <w:proofErr w:type="gramStart"/>
            <w:r w:rsidRPr="006831E3">
              <w:rPr>
                <w:i/>
                <w:color w:val="000000" w:themeColor="text1"/>
                <w:sz w:val="18"/>
                <w:szCs w:val="18"/>
              </w:rPr>
              <w:t>mSandy</w:t>
            </w:r>
            <w:proofErr w:type="spellEnd"/>
            <w:r>
              <w:rPr>
                <w:i/>
                <w:color w:val="000000" w:themeColor="text1"/>
                <w:sz w:val="18"/>
                <w:szCs w:val="18"/>
              </w:rPr>
              <w:t xml:space="preserve">  </w:t>
            </w:r>
            <w:r>
              <w:rPr>
                <w:iCs/>
              </w:rPr>
              <w:t>[</w:t>
            </w:r>
            <w:proofErr w:type="gramEnd"/>
            <w:r>
              <w:rPr>
                <w:iCs/>
              </w:rPr>
              <w:t>9]</w:t>
            </w:r>
          </w:p>
        </w:tc>
        <w:tc>
          <w:tcPr>
            <w:tcW w:w="1276" w:type="dxa"/>
            <w:shd w:val="clear" w:color="auto" w:fill="auto"/>
          </w:tcPr>
          <w:p w14:paraId="4AA801EF"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R</w:t>
            </w:r>
            <w:r w:rsidRPr="006831E3">
              <w:rPr>
                <w:rFonts w:hint="eastAsia"/>
                <w:color w:val="000000" w:themeColor="text1"/>
                <w:sz w:val="18"/>
                <w:szCs w:val="18"/>
              </w:rPr>
              <w:t>eport</w:t>
            </w:r>
            <w:r w:rsidRPr="006831E3">
              <w:rPr>
                <w:color w:val="000000" w:themeColor="text1"/>
                <w:sz w:val="18"/>
                <w:szCs w:val="18"/>
              </w:rPr>
              <w:t xml:space="preserve"> protein</w:t>
            </w:r>
          </w:p>
        </w:tc>
        <w:tc>
          <w:tcPr>
            <w:tcW w:w="3827" w:type="dxa"/>
            <w:shd w:val="clear" w:color="auto" w:fill="auto"/>
          </w:tcPr>
          <w:p w14:paraId="2A5F081D" w14:textId="6EB8B104" w:rsidR="00240951" w:rsidRPr="006831E3" w:rsidRDefault="00240951" w:rsidP="00E21AB2">
            <w:pPr>
              <w:ind w:left="0"/>
              <w:jc w:val="both"/>
              <w:rPr>
                <w:color w:val="000000" w:themeColor="text1"/>
                <w:sz w:val="18"/>
                <w:szCs w:val="18"/>
              </w:rPr>
            </w:pPr>
            <w:proofErr w:type="spellStart"/>
            <w:r w:rsidRPr="006831E3">
              <w:rPr>
                <w:color w:val="000000" w:themeColor="text1"/>
                <w:sz w:val="18"/>
                <w:szCs w:val="18"/>
              </w:rPr>
              <w:t>mSandy</w:t>
            </w:r>
            <w:proofErr w:type="spellEnd"/>
            <w:r w:rsidRPr="006831E3">
              <w:rPr>
                <w:color w:val="000000" w:themeColor="text1"/>
                <w:sz w:val="18"/>
                <w:szCs w:val="18"/>
              </w:rPr>
              <w:t xml:space="preserve"> is a red fluorescent protein (RFP) and in this project we use this kind of RFP in our adhesion module as reporter protein, which we get the information from </w:t>
            </w:r>
            <w:r w:rsidRPr="006831E3">
              <w:rPr>
                <w:rFonts w:ascii="Arial" w:hAnsi="Arial" w:cs="Arial"/>
                <w:color w:val="000000" w:themeColor="text1"/>
                <w:sz w:val="18"/>
                <w:szCs w:val="18"/>
                <w:shd w:val="clear" w:color="auto" w:fill="FFFFFF"/>
              </w:rPr>
              <w:t>Legault, S. et al.’s literature that it</w:t>
            </w:r>
            <w:r w:rsidRPr="006831E3">
              <w:rPr>
                <w:color w:val="000000" w:themeColor="text1"/>
                <w:sz w:val="18"/>
                <w:szCs w:val="18"/>
              </w:rPr>
              <w:t xml:space="preserve"> is a little brighter than </w:t>
            </w:r>
            <w:proofErr w:type="spellStart"/>
            <w:r w:rsidRPr="006831E3">
              <w:rPr>
                <w:color w:val="000000" w:themeColor="text1"/>
                <w:sz w:val="18"/>
                <w:szCs w:val="18"/>
              </w:rPr>
              <w:t>mCherry</w:t>
            </w:r>
            <w:proofErr w:type="spellEnd"/>
            <w:r w:rsidRPr="006831E3">
              <w:rPr>
                <w:color w:val="000000" w:themeColor="text1"/>
                <w:sz w:val="18"/>
                <w:szCs w:val="18"/>
              </w:rPr>
              <w:t xml:space="preserve"> and may have better effect of fluorescence for us to observe the target bacteria. Import from Addgene: pET-29</w:t>
            </w:r>
            <w:proofErr w:type="gramStart"/>
            <w:r w:rsidRPr="006831E3">
              <w:rPr>
                <w:color w:val="000000" w:themeColor="text1"/>
                <w:sz w:val="18"/>
                <w:szCs w:val="18"/>
              </w:rPr>
              <w:t>b(</w:t>
            </w:r>
            <w:proofErr w:type="gramEnd"/>
            <w:r w:rsidRPr="006831E3">
              <w:rPr>
                <w:color w:val="000000" w:themeColor="text1"/>
                <w:sz w:val="18"/>
                <w:szCs w:val="18"/>
              </w:rPr>
              <w:t>+)-mSandy2 (plasmid #177760) </w:t>
            </w:r>
          </w:p>
        </w:tc>
        <w:tc>
          <w:tcPr>
            <w:tcW w:w="992" w:type="dxa"/>
            <w:shd w:val="clear" w:color="auto" w:fill="auto"/>
          </w:tcPr>
          <w:p w14:paraId="1AC715A8"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732 bp</w:t>
            </w:r>
          </w:p>
        </w:tc>
      </w:tr>
      <w:tr w:rsidR="00240951" w:rsidRPr="006831E3" w14:paraId="00542C33" w14:textId="77777777" w:rsidTr="00240951">
        <w:tc>
          <w:tcPr>
            <w:tcW w:w="1838" w:type="dxa"/>
            <w:shd w:val="clear" w:color="auto" w:fill="B4C6E7" w:themeFill="accent1" w:themeFillTint="66"/>
          </w:tcPr>
          <w:p w14:paraId="560402B3" w14:textId="77777777" w:rsidR="00240951" w:rsidRPr="006831E3" w:rsidRDefault="00240951" w:rsidP="00E21AB2">
            <w:pPr>
              <w:ind w:left="0"/>
              <w:jc w:val="both"/>
              <w:rPr>
                <w:color w:val="000000" w:themeColor="text1"/>
                <w:sz w:val="18"/>
                <w:szCs w:val="18"/>
              </w:rPr>
            </w:pPr>
          </w:p>
          <w:p w14:paraId="72E876D3" w14:textId="6477E100"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06</w:t>
            </w:r>
            <w:r w:rsidRPr="006831E3">
              <w:rPr>
                <w:color w:val="000000" w:themeColor="text1"/>
                <w:sz w:val="18"/>
                <w:szCs w:val="18"/>
              </w:rPr>
              <w:t>)</w:t>
            </w:r>
          </w:p>
        </w:tc>
        <w:tc>
          <w:tcPr>
            <w:tcW w:w="1276" w:type="dxa"/>
            <w:shd w:val="clear" w:color="auto" w:fill="auto"/>
          </w:tcPr>
          <w:p w14:paraId="5B2368C6" w14:textId="77777777" w:rsidR="00240951" w:rsidRPr="006831E3" w:rsidRDefault="00240951" w:rsidP="00E21AB2">
            <w:pPr>
              <w:ind w:left="0"/>
              <w:jc w:val="both"/>
              <w:rPr>
                <w:i/>
                <w:color w:val="000000" w:themeColor="text1"/>
                <w:sz w:val="18"/>
                <w:szCs w:val="18"/>
              </w:rPr>
            </w:pPr>
            <w:r w:rsidRPr="006831E3">
              <w:rPr>
                <w:i/>
                <w:color w:val="000000" w:themeColor="text1"/>
                <w:sz w:val="18"/>
                <w:szCs w:val="18"/>
              </w:rPr>
              <w:t>GS linker</w:t>
            </w:r>
          </w:p>
        </w:tc>
        <w:tc>
          <w:tcPr>
            <w:tcW w:w="1276" w:type="dxa"/>
            <w:shd w:val="clear" w:color="auto" w:fill="auto"/>
          </w:tcPr>
          <w:p w14:paraId="787751F6"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Linker protein</w:t>
            </w:r>
          </w:p>
        </w:tc>
        <w:tc>
          <w:tcPr>
            <w:tcW w:w="3827" w:type="dxa"/>
            <w:shd w:val="clear" w:color="auto" w:fill="auto"/>
          </w:tcPr>
          <w:p w14:paraId="14904900" w14:textId="1114488C" w:rsidR="00240951" w:rsidRPr="006831E3" w:rsidRDefault="00240951" w:rsidP="00E21AB2">
            <w:pPr>
              <w:ind w:left="0"/>
              <w:jc w:val="both"/>
              <w:rPr>
                <w:color w:val="000000" w:themeColor="text1"/>
                <w:sz w:val="18"/>
                <w:szCs w:val="18"/>
              </w:rPr>
            </w:pPr>
            <w:r w:rsidRPr="006831E3">
              <w:rPr>
                <w:color w:val="000000" w:themeColor="text1"/>
                <w:sz w:val="18"/>
                <w:szCs w:val="18"/>
              </w:rPr>
              <w:t>In order to m</w:t>
            </w:r>
            <w:proofErr w:type="spellStart"/>
            <w:r w:rsidRPr="006831E3">
              <w:rPr>
                <w:color w:val="000000" w:themeColor="text1"/>
                <w:sz w:val="18"/>
                <w:szCs w:val="18"/>
                <w:lang w:val="en-GB"/>
              </w:rPr>
              <w:t>inimi</w:t>
            </w:r>
            <w:ins w:id="254" w:author="Nicholas Lee" w:date="2023-10-11T19:35:00Z">
              <w:r>
                <w:rPr>
                  <w:color w:val="000000" w:themeColor="text1"/>
                  <w:sz w:val="18"/>
                  <w:szCs w:val="18"/>
                  <w:lang w:val="en-GB"/>
                </w:rPr>
                <w:t>z</w:t>
              </w:r>
            </w:ins>
            <w:del w:id="255" w:author="Nicholas Lee" w:date="2023-10-11T19:35:00Z">
              <w:r w:rsidRPr="006831E3" w:rsidDel="00B9775B">
                <w:rPr>
                  <w:color w:val="000000" w:themeColor="text1"/>
                  <w:sz w:val="18"/>
                  <w:szCs w:val="18"/>
                  <w:lang w:val="en-GB"/>
                </w:rPr>
                <w:delText>s</w:delText>
              </w:r>
            </w:del>
            <w:r w:rsidRPr="006831E3">
              <w:rPr>
                <w:color w:val="000000" w:themeColor="text1"/>
                <w:sz w:val="18"/>
                <w:szCs w:val="18"/>
                <w:lang w:val="en-GB"/>
              </w:rPr>
              <w:t>e</w:t>
            </w:r>
            <w:proofErr w:type="spellEnd"/>
            <w:r w:rsidRPr="006831E3">
              <w:rPr>
                <w:color w:val="000000" w:themeColor="text1"/>
                <w:sz w:val="18"/>
                <w:szCs w:val="18"/>
                <w:lang w:val="en-GB"/>
              </w:rPr>
              <w:t xml:space="preserve"> the possibility that the</w:t>
            </w:r>
            <w:del w:id="256" w:author="Nicholas Lee" w:date="2023-10-11T19:35:00Z">
              <w:r w:rsidRPr="006831E3" w:rsidDel="00B9775B">
                <w:rPr>
                  <w:color w:val="000000" w:themeColor="text1"/>
                  <w:sz w:val="18"/>
                  <w:szCs w:val="18"/>
                  <w:lang w:val="en-GB"/>
                </w:rPr>
                <w:delText xml:space="preserve"> linkers</w:delText>
              </w:r>
            </w:del>
            <w:r w:rsidRPr="006831E3">
              <w:rPr>
                <w:color w:val="000000" w:themeColor="text1"/>
                <w:sz w:val="18"/>
                <w:szCs w:val="18"/>
                <w:lang w:val="en-GB"/>
              </w:rPr>
              <w:t xml:space="preserve"> </w:t>
            </w:r>
            <w:del w:id="257" w:author="Nicholas Lee" w:date="2023-10-11T19:35:00Z">
              <w:r w:rsidRPr="006831E3" w:rsidDel="00B9775B">
                <w:rPr>
                  <w:color w:val="000000" w:themeColor="text1"/>
                  <w:sz w:val="18"/>
                  <w:szCs w:val="18"/>
                  <w:lang w:val="en-GB"/>
                </w:rPr>
                <w:delText xml:space="preserve">will </w:delText>
              </w:r>
            </w:del>
            <w:r w:rsidRPr="006831E3">
              <w:rPr>
                <w:color w:val="000000" w:themeColor="text1"/>
                <w:sz w:val="18"/>
                <w:szCs w:val="18"/>
                <w:lang w:val="en-GB"/>
              </w:rPr>
              <w:t>obstruct</w:t>
            </w:r>
            <w:ins w:id="258" w:author="Nicholas Lee" w:date="2023-10-11T19:35:00Z">
              <w:r>
                <w:rPr>
                  <w:color w:val="000000" w:themeColor="text1"/>
                  <w:sz w:val="18"/>
                  <w:szCs w:val="18"/>
                  <w:lang w:val="en-GB"/>
                </w:rPr>
                <w:t>ion of</w:t>
              </w:r>
            </w:ins>
            <w:r w:rsidRPr="006831E3">
              <w:rPr>
                <w:color w:val="000000" w:themeColor="text1"/>
                <w:sz w:val="18"/>
                <w:szCs w:val="18"/>
                <w:lang w:val="en-GB"/>
              </w:rPr>
              <w:t xml:space="preserve"> the folding </w:t>
            </w:r>
            <w:ins w:id="259" w:author="Nicholas Lee" w:date="2023-10-11T19:35:00Z">
              <w:r>
                <w:rPr>
                  <w:color w:val="000000" w:themeColor="text1"/>
                  <w:sz w:val="18"/>
                  <w:szCs w:val="18"/>
                  <w:lang w:val="en-GB"/>
                </w:rPr>
                <w:t xml:space="preserve">because of the </w:t>
              </w:r>
            </w:ins>
            <w:ins w:id="260" w:author="Nicholas Lee" w:date="2023-10-11T19:36:00Z">
              <w:r>
                <w:rPr>
                  <w:color w:val="000000" w:themeColor="text1"/>
                  <w:sz w:val="18"/>
                  <w:szCs w:val="18"/>
                  <w:lang w:val="en-GB"/>
                </w:rPr>
                <w:t>sterically effect of different domains</w:t>
              </w:r>
            </w:ins>
            <w:del w:id="261" w:author="Nicholas Lee" w:date="2023-10-11T19:36:00Z">
              <w:r w:rsidRPr="006831E3" w:rsidDel="00B9775B">
                <w:rPr>
                  <w:color w:val="000000" w:themeColor="text1"/>
                  <w:sz w:val="18"/>
                  <w:szCs w:val="18"/>
                  <w:lang w:val="en-GB"/>
                </w:rPr>
                <w:delText>and operation of the protein domains</w:delText>
              </w:r>
              <w:r w:rsidRPr="006831E3" w:rsidDel="00B9775B">
                <w:rPr>
                  <w:color w:val="000000" w:themeColor="text1"/>
                  <w:sz w:val="18"/>
                  <w:szCs w:val="18"/>
                </w:rPr>
                <w:delText xml:space="preserve"> between our</w:delText>
              </w:r>
            </w:del>
            <w:r w:rsidRPr="006831E3">
              <w:rPr>
                <w:color w:val="000000" w:themeColor="text1"/>
                <w:sz w:val="18"/>
                <w:szCs w:val="18"/>
              </w:rPr>
              <w:t xml:space="preserve"> </w:t>
            </w:r>
            <w:ins w:id="262" w:author="Nicholas Lee" w:date="2023-10-11T19:36:00Z">
              <w:r>
                <w:rPr>
                  <w:color w:val="000000" w:themeColor="text1"/>
                  <w:sz w:val="18"/>
                  <w:szCs w:val="18"/>
                </w:rPr>
                <w:t>[</w:t>
              </w:r>
            </w:ins>
            <w:r w:rsidRPr="006831E3">
              <w:rPr>
                <w:color w:val="000000" w:themeColor="text1"/>
                <w:sz w:val="18"/>
                <w:szCs w:val="18"/>
              </w:rPr>
              <w:t>adhesive protein (cp19k and mefp-5), reporter protein (mSandy2) and fusion protein (</w:t>
            </w:r>
            <w:proofErr w:type="spellStart"/>
            <w:r w:rsidRPr="006831E3">
              <w:rPr>
                <w:color w:val="000000" w:themeColor="text1"/>
                <w:sz w:val="18"/>
                <w:szCs w:val="18"/>
              </w:rPr>
              <w:t>CsgA</w:t>
            </w:r>
            <w:proofErr w:type="spellEnd"/>
            <w:r w:rsidRPr="006831E3">
              <w:rPr>
                <w:color w:val="000000" w:themeColor="text1"/>
                <w:sz w:val="18"/>
                <w:szCs w:val="18"/>
              </w:rPr>
              <w:t>) for surface display</w:t>
            </w:r>
            <w:ins w:id="263" w:author="Nicholas Lee" w:date="2023-10-11T19:36:00Z">
              <w:r>
                <w:rPr>
                  <w:color w:val="000000" w:themeColor="text1"/>
                  <w:sz w:val="18"/>
                  <w:szCs w:val="18"/>
                </w:rPr>
                <w:t>]</w:t>
              </w:r>
            </w:ins>
            <w:r w:rsidRPr="006831E3">
              <w:rPr>
                <w:color w:val="000000" w:themeColor="text1"/>
                <w:sz w:val="18"/>
                <w:szCs w:val="18"/>
              </w:rPr>
              <w:t>,</w:t>
            </w:r>
            <w:r w:rsidRPr="006831E3">
              <w:rPr>
                <w:color w:val="000000" w:themeColor="text1"/>
                <w:sz w:val="18"/>
                <w:szCs w:val="18"/>
                <w:lang w:val="en-GB"/>
              </w:rPr>
              <w:t xml:space="preserve"> </w:t>
            </w:r>
            <w:r w:rsidRPr="006831E3">
              <w:rPr>
                <w:color w:val="000000" w:themeColor="text1"/>
                <w:sz w:val="18"/>
                <w:szCs w:val="18"/>
              </w:rPr>
              <w:t xml:space="preserve">we use the GS linker in our adhesion module’s plasmids as a “bridge” to </w:t>
            </w:r>
            <w:r w:rsidRPr="006831E3">
              <w:rPr>
                <w:color w:val="000000" w:themeColor="text1"/>
                <w:sz w:val="18"/>
                <w:szCs w:val="18"/>
                <w:lang w:val="en-GB"/>
              </w:rPr>
              <w:t xml:space="preserve"> prevent the creation of secondary structures</w:t>
            </w:r>
            <w:r w:rsidRPr="006831E3">
              <w:rPr>
                <w:color w:val="000000" w:themeColor="text1"/>
                <w:sz w:val="18"/>
                <w:szCs w:val="18"/>
              </w:rPr>
              <w:t xml:space="preserve"> and cause the function loss</w:t>
            </w:r>
            <w:r w:rsidRPr="006831E3">
              <w:rPr>
                <w:color w:val="000000" w:themeColor="text1"/>
                <w:sz w:val="18"/>
                <w:szCs w:val="18"/>
                <w:lang w:val="en-GB"/>
              </w:rPr>
              <w:t>.</w:t>
            </w:r>
          </w:p>
        </w:tc>
        <w:tc>
          <w:tcPr>
            <w:tcW w:w="992" w:type="dxa"/>
            <w:shd w:val="clear" w:color="auto" w:fill="auto"/>
          </w:tcPr>
          <w:p w14:paraId="7E4D376C"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30 bp</w:t>
            </w:r>
          </w:p>
        </w:tc>
      </w:tr>
      <w:tr w:rsidR="00240951" w:rsidRPr="006831E3" w14:paraId="23CA7098" w14:textId="77777777" w:rsidTr="00240951">
        <w:tc>
          <w:tcPr>
            <w:tcW w:w="1838" w:type="dxa"/>
            <w:shd w:val="clear" w:color="auto" w:fill="B4C6E7" w:themeFill="accent1" w:themeFillTint="66"/>
          </w:tcPr>
          <w:p w14:paraId="38304338" w14:textId="77777777" w:rsidR="00240951" w:rsidRPr="006831E3" w:rsidRDefault="00240951" w:rsidP="00E21AB2">
            <w:pPr>
              <w:ind w:left="0"/>
              <w:jc w:val="both"/>
              <w:rPr>
                <w:color w:val="000000" w:themeColor="text1"/>
                <w:sz w:val="18"/>
                <w:szCs w:val="18"/>
                <w:highlight w:val="yellow"/>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07</w:t>
            </w:r>
            <w:r w:rsidRPr="006831E3">
              <w:rPr>
                <w:color w:val="000000" w:themeColor="text1"/>
                <w:sz w:val="18"/>
                <w:szCs w:val="18"/>
              </w:rPr>
              <w:t>)</w:t>
            </w:r>
          </w:p>
        </w:tc>
        <w:tc>
          <w:tcPr>
            <w:tcW w:w="1276" w:type="dxa"/>
          </w:tcPr>
          <w:p w14:paraId="2E8F9902" w14:textId="5C10E319" w:rsidR="00240951" w:rsidRPr="006831E3" w:rsidRDefault="00240951" w:rsidP="00E21AB2">
            <w:pPr>
              <w:ind w:left="0"/>
              <w:jc w:val="both"/>
              <w:rPr>
                <w:color w:val="000000" w:themeColor="text1"/>
                <w:sz w:val="18"/>
                <w:szCs w:val="18"/>
              </w:rPr>
            </w:pPr>
            <w:r>
              <w:rPr>
                <w:color w:val="000000" w:themeColor="text1"/>
                <w:sz w:val="18"/>
                <w:szCs w:val="18"/>
              </w:rPr>
              <w:t>p</w:t>
            </w:r>
            <w:r>
              <w:rPr>
                <w:rFonts w:hint="eastAsia"/>
                <w:color w:val="000000" w:themeColor="text1"/>
                <w:sz w:val="18"/>
                <w:szCs w:val="18"/>
              </w:rPr>
              <w:t>SB</w:t>
            </w:r>
            <w:r w:rsidRPr="006831E3">
              <w:rPr>
                <w:rFonts w:hint="eastAsia"/>
                <w:color w:val="000000" w:themeColor="text1"/>
                <w:sz w:val="18"/>
                <w:szCs w:val="18"/>
              </w:rPr>
              <w:t>1C3-Pasr-CsgA-Perpa-mefp5-mSandy</w:t>
            </w:r>
          </w:p>
        </w:tc>
        <w:tc>
          <w:tcPr>
            <w:tcW w:w="1276" w:type="dxa"/>
          </w:tcPr>
          <w:p w14:paraId="55EDA589"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Plasmid</w:t>
            </w:r>
          </w:p>
        </w:tc>
        <w:tc>
          <w:tcPr>
            <w:tcW w:w="3827" w:type="dxa"/>
          </w:tcPr>
          <w:p w14:paraId="02CDC677" w14:textId="77777777" w:rsidR="00240951" w:rsidRDefault="00240951" w:rsidP="00E21AB2">
            <w:pPr>
              <w:ind w:left="0"/>
              <w:jc w:val="both"/>
              <w:rPr>
                <w:ins w:id="264" w:author="Nicholas Lee" w:date="2023-10-11T19:40:00Z"/>
                <w:color w:val="000000" w:themeColor="text1"/>
                <w:sz w:val="18"/>
                <w:szCs w:val="18"/>
              </w:rPr>
            </w:pPr>
            <w:del w:id="265" w:author="Nicholas Lee" w:date="2023-10-11T19:37:00Z">
              <w:r w:rsidRPr="006831E3" w:rsidDel="00B9775B">
                <w:rPr>
                  <w:color w:val="000000" w:themeColor="text1"/>
                  <w:sz w:val="18"/>
                  <w:szCs w:val="18"/>
                </w:rPr>
                <w:delText>On the direction for</w:delText>
              </w:r>
            </w:del>
            <w:ins w:id="266" w:author="Nicholas Lee" w:date="2023-10-11T19:37:00Z">
              <w:r>
                <w:rPr>
                  <w:color w:val="000000" w:themeColor="text1"/>
                  <w:sz w:val="18"/>
                  <w:szCs w:val="18"/>
                </w:rPr>
                <w:t>To control</w:t>
              </w:r>
            </w:ins>
            <w:r w:rsidRPr="006831E3">
              <w:rPr>
                <w:color w:val="000000" w:themeColor="text1"/>
                <w:sz w:val="18"/>
                <w:szCs w:val="18"/>
              </w:rPr>
              <w:t xml:space="preserve"> our gene expression, </w:t>
            </w:r>
            <w:del w:id="267" w:author="Nicholas Lee" w:date="2023-10-11T19:37:00Z">
              <w:r w:rsidRPr="006831E3" w:rsidDel="00B9775B">
                <w:rPr>
                  <w:color w:val="000000" w:themeColor="text1"/>
                  <w:sz w:val="18"/>
                  <w:szCs w:val="18"/>
                </w:rPr>
                <w:delText xml:space="preserve">there is an </w:delText>
              </w:r>
            </w:del>
            <w:ins w:id="268" w:author="Nicholas Lee" w:date="2023-10-11T19:37:00Z">
              <w:r>
                <w:rPr>
                  <w:color w:val="000000" w:themeColor="text1"/>
                  <w:sz w:val="18"/>
                  <w:szCs w:val="18"/>
                </w:rPr>
                <w:t xml:space="preserve">we used a </w:t>
              </w:r>
            </w:ins>
            <w:proofErr w:type="spellStart"/>
            <w:r w:rsidRPr="006831E3">
              <w:rPr>
                <w:color w:val="000000" w:themeColor="text1"/>
                <w:sz w:val="18"/>
                <w:szCs w:val="18"/>
              </w:rPr>
              <w:t>Pasr</w:t>
            </w:r>
            <w:proofErr w:type="spellEnd"/>
            <w:r w:rsidRPr="006831E3">
              <w:rPr>
                <w:color w:val="000000" w:themeColor="text1"/>
                <w:sz w:val="18"/>
                <w:szCs w:val="18"/>
              </w:rPr>
              <w:t xml:space="preserve"> promoter (</w:t>
            </w:r>
            <w:r w:rsidRPr="006831E3">
              <w:rPr>
                <w:rFonts w:hint="eastAsia"/>
                <w:color w:val="000000" w:themeColor="text1"/>
                <w:sz w:val="18"/>
                <w:szCs w:val="18"/>
              </w:rPr>
              <w:t>BBa</w:t>
            </w:r>
            <w:r w:rsidRPr="006831E3">
              <w:rPr>
                <w:color w:val="000000" w:themeColor="text1"/>
                <w:sz w:val="18"/>
                <w:szCs w:val="18"/>
              </w:rPr>
              <w:t>_K471600</w:t>
            </w:r>
            <w:r w:rsidRPr="006831E3">
              <w:rPr>
                <w:rFonts w:hint="eastAsia"/>
                <w:color w:val="000000" w:themeColor="text1"/>
                <w:sz w:val="18"/>
                <w:szCs w:val="18"/>
              </w:rPr>
              <w:t>0</w:t>
            </w:r>
            <w:r w:rsidRPr="006831E3">
              <w:rPr>
                <w:color w:val="000000" w:themeColor="text1"/>
                <w:sz w:val="18"/>
                <w:szCs w:val="18"/>
              </w:rPr>
              <w:t>) which is the pH-responsive promoter</w:t>
            </w:r>
            <w:del w:id="269" w:author="Nicholas Lee" w:date="2023-10-11T19:38:00Z">
              <w:r w:rsidRPr="006831E3" w:rsidDel="00B9775B">
                <w:rPr>
                  <w:color w:val="000000" w:themeColor="text1"/>
                  <w:sz w:val="18"/>
                  <w:szCs w:val="18"/>
                </w:rPr>
                <w:delText xml:space="preserve"> native to E.coli</w:delText>
              </w:r>
            </w:del>
            <w:ins w:id="270" w:author="Nicholas Lee" w:date="2023-10-11T19:38:00Z">
              <w:r>
                <w:rPr>
                  <w:color w:val="000000" w:themeColor="text1"/>
                  <w:sz w:val="18"/>
                  <w:szCs w:val="18"/>
                </w:rPr>
                <w:t xml:space="preserve"> to </w:t>
              </w:r>
            </w:ins>
            <w:del w:id="271" w:author="Nicholas Lee" w:date="2023-10-11T19:38:00Z">
              <w:r w:rsidRPr="006831E3" w:rsidDel="00B9775B">
                <w:rPr>
                  <w:color w:val="000000" w:themeColor="text1"/>
                  <w:sz w:val="18"/>
                  <w:szCs w:val="18"/>
                </w:rPr>
                <w:delText xml:space="preserve">, </w:delText>
              </w:r>
            </w:del>
            <w:r w:rsidRPr="006831E3">
              <w:rPr>
                <w:color w:val="000000" w:themeColor="text1"/>
                <w:sz w:val="18"/>
                <w:szCs w:val="18"/>
              </w:rPr>
              <w:t>induc</w:t>
            </w:r>
            <w:ins w:id="272" w:author="Nicholas Lee" w:date="2023-10-11T19:38:00Z">
              <w:r>
                <w:rPr>
                  <w:color w:val="000000" w:themeColor="text1"/>
                  <w:sz w:val="18"/>
                  <w:szCs w:val="18"/>
                </w:rPr>
                <w:t>e</w:t>
              </w:r>
            </w:ins>
            <w:del w:id="273" w:author="Nicholas Lee" w:date="2023-10-11T19:38:00Z">
              <w:r w:rsidRPr="006831E3" w:rsidDel="00B9775B">
                <w:rPr>
                  <w:color w:val="000000" w:themeColor="text1"/>
                  <w:sz w:val="18"/>
                  <w:szCs w:val="18"/>
                </w:rPr>
                <w:delText>ing</w:delText>
              </w:r>
            </w:del>
            <w:r w:rsidRPr="006831E3">
              <w:rPr>
                <w:color w:val="000000" w:themeColor="text1"/>
                <w:sz w:val="18"/>
                <w:szCs w:val="18"/>
              </w:rPr>
              <w:t xml:space="preserve"> transcription in human </w:t>
            </w:r>
            <w:r w:rsidRPr="006831E3">
              <w:rPr>
                <w:rFonts w:hint="eastAsia"/>
                <w:color w:val="000000" w:themeColor="text1"/>
                <w:sz w:val="18"/>
                <w:szCs w:val="18"/>
              </w:rPr>
              <w:t>duodenum</w:t>
            </w:r>
            <w:r w:rsidRPr="006831E3">
              <w:rPr>
                <w:color w:val="000000" w:themeColor="text1"/>
                <w:sz w:val="18"/>
                <w:szCs w:val="18"/>
              </w:rPr>
              <w:t xml:space="preserve"> region’s relatively acidic environment (pH 5~6)</w:t>
            </w:r>
            <w:ins w:id="274" w:author="Nicholas Lee" w:date="2023-10-11T19:40:00Z">
              <w:r>
                <w:rPr>
                  <w:color w:val="000000" w:themeColor="text1"/>
                  <w:sz w:val="18"/>
                  <w:szCs w:val="18"/>
                </w:rPr>
                <w:t>.</w:t>
              </w:r>
            </w:ins>
          </w:p>
          <w:p w14:paraId="54F49E88" w14:textId="4AB66136" w:rsidR="00240951" w:rsidRDefault="00240951" w:rsidP="00E21AB2">
            <w:pPr>
              <w:ind w:left="0"/>
              <w:jc w:val="both"/>
              <w:rPr>
                <w:ins w:id="275" w:author="Nicholas Lee" w:date="2023-10-11T19:40:00Z"/>
                <w:color w:val="000000" w:themeColor="text1"/>
                <w:sz w:val="18"/>
                <w:szCs w:val="18"/>
              </w:rPr>
            </w:pPr>
            <w:del w:id="276" w:author="Nicholas Lee" w:date="2023-10-11T19:39:00Z">
              <w:r w:rsidRPr="006831E3" w:rsidDel="00B9775B">
                <w:rPr>
                  <w:color w:val="000000" w:themeColor="text1"/>
                  <w:sz w:val="18"/>
                  <w:szCs w:val="18"/>
                </w:rPr>
                <w:delText>,</w:delText>
              </w:r>
            </w:del>
            <w:ins w:id="277" w:author="Nicholas Lee" w:date="2023-10-11T19:40:00Z">
              <w:r>
                <w:rPr>
                  <w:color w:val="000000" w:themeColor="text1"/>
                  <w:sz w:val="18"/>
                  <w:szCs w:val="18"/>
                </w:rPr>
                <w:t xml:space="preserve">This plasmid also included a </w:t>
              </w:r>
            </w:ins>
            <w:del w:id="278" w:author="Nicholas Lee" w:date="2023-10-11T19:40:00Z">
              <w:r w:rsidRPr="006831E3" w:rsidDel="00B9775B">
                <w:rPr>
                  <w:color w:val="000000" w:themeColor="text1"/>
                  <w:sz w:val="18"/>
                  <w:szCs w:val="18"/>
                </w:rPr>
                <w:delText xml:space="preserve"> </w:delText>
              </w:r>
            </w:del>
            <w:r w:rsidRPr="006831E3">
              <w:rPr>
                <w:color w:val="000000" w:themeColor="text1"/>
                <w:sz w:val="18"/>
                <w:szCs w:val="18"/>
              </w:rPr>
              <w:t>RBS (BBa_B0034) is the ribosome binding site, CsgA-Perpa-m</w:t>
            </w:r>
            <w:r>
              <w:rPr>
                <w:color w:val="000000" w:themeColor="text1"/>
                <w:sz w:val="18"/>
                <w:szCs w:val="18"/>
              </w:rPr>
              <w:t>e</w:t>
            </w:r>
            <w:r w:rsidRPr="006831E3">
              <w:rPr>
                <w:color w:val="000000" w:themeColor="text1"/>
                <w:sz w:val="18"/>
                <w:szCs w:val="18"/>
              </w:rPr>
              <w:t>fp5 is our t</w:t>
            </w:r>
            <w:ins w:id="279" w:author="Nicholas Lee" w:date="2023-10-11T19:40:00Z">
              <w:r>
                <w:rPr>
                  <w:color w:val="000000" w:themeColor="text1"/>
                  <w:sz w:val="18"/>
                  <w:szCs w:val="18"/>
                </w:rPr>
                <w:t>a</w:t>
              </w:r>
            </w:ins>
            <w:del w:id="280" w:author="Nicholas Lee" w:date="2023-10-11T19:40:00Z">
              <w:r w:rsidRPr="006831E3" w:rsidDel="00B9775B">
                <w:rPr>
                  <w:color w:val="000000" w:themeColor="text1"/>
                  <w:sz w:val="18"/>
                  <w:szCs w:val="18"/>
                </w:rPr>
                <w:delText>e</w:delText>
              </w:r>
            </w:del>
            <w:r w:rsidRPr="006831E3">
              <w:rPr>
                <w:color w:val="000000" w:themeColor="text1"/>
                <w:sz w:val="18"/>
                <w:szCs w:val="18"/>
              </w:rPr>
              <w:t xml:space="preserve">rget gene, the </w:t>
            </w:r>
            <w:proofErr w:type="spellStart"/>
            <w:r w:rsidRPr="006831E3">
              <w:rPr>
                <w:color w:val="000000" w:themeColor="text1"/>
                <w:sz w:val="18"/>
                <w:szCs w:val="18"/>
              </w:rPr>
              <w:t>mSandy</w:t>
            </w:r>
            <w:proofErr w:type="spellEnd"/>
            <w:r w:rsidRPr="006831E3">
              <w:rPr>
                <w:color w:val="000000" w:themeColor="text1"/>
                <w:sz w:val="18"/>
                <w:szCs w:val="18"/>
              </w:rPr>
              <w:t xml:space="preserve"> is the reporter gene and the double terminator (BBa_B0015) is the </w:t>
            </w:r>
            <w:del w:id="281" w:author="Nicholas Lee" w:date="2023-10-11T19:32:00Z">
              <w:r w:rsidRPr="006831E3" w:rsidDel="00170DA4">
                <w:rPr>
                  <w:color w:val="000000" w:themeColor="text1"/>
                  <w:sz w:val="18"/>
                  <w:szCs w:val="18"/>
                </w:rPr>
                <w:delText>terminater</w:delText>
              </w:r>
            </w:del>
            <w:ins w:id="282" w:author="Nicholas Lee" w:date="2023-10-11T19:32:00Z">
              <w:r w:rsidRPr="006831E3">
                <w:rPr>
                  <w:color w:val="000000" w:themeColor="text1"/>
                  <w:sz w:val="18"/>
                  <w:szCs w:val="18"/>
                </w:rPr>
                <w:t>terminator</w:t>
              </w:r>
            </w:ins>
            <w:r w:rsidRPr="006831E3">
              <w:rPr>
                <w:color w:val="000000" w:themeColor="text1"/>
                <w:sz w:val="18"/>
                <w:szCs w:val="18"/>
              </w:rPr>
              <w:t xml:space="preserve"> we use in this circuit,</w:t>
            </w:r>
            <w:r w:rsidRPr="006831E3">
              <w:rPr>
                <w:rFonts w:hint="eastAsia"/>
                <w:color w:val="000000" w:themeColor="text1"/>
                <w:sz w:val="18"/>
                <w:szCs w:val="18"/>
              </w:rPr>
              <w:t xml:space="preserve"> </w:t>
            </w:r>
            <w:proofErr w:type="spellStart"/>
            <w:r w:rsidRPr="006831E3">
              <w:rPr>
                <w:rFonts w:hint="eastAsia"/>
                <w:color w:val="000000" w:themeColor="text1"/>
                <w:sz w:val="18"/>
                <w:szCs w:val="18"/>
              </w:rPr>
              <w:t>BioBrick</w:t>
            </w:r>
            <w:proofErr w:type="spellEnd"/>
            <w:r w:rsidRPr="006831E3">
              <w:rPr>
                <w:rFonts w:hint="eastAsia"/>
                <w:color w:val="000000" w:themeColor="text1"/>
                <w:sz w:val="18"/>
                <w:szCs w:val="18"/>
              </w:rPr>
              <w:t xml:space="preserve"> prefix </w:t>
            </w:r>
            <w:r w:rsidRPr="006831E3">
              <w:rPr>
                <w:rFonts w:hint="eastAsia"/>
                <w:color w:val="000000" w:themeColor="text1"/>
                <w:sz w:val="18"/>
                <w:szCs w:val="18"/>
              </w:rPr>
              <w:lastRenderedPageBreak/>
              <w:t xml:space="preserve">and </w:t>
            </w:r>
            <w:proofErr w:type="spellStart"/>
            <w:r w:rsidRPr="006831E3">
              <w:rPr>
                <w:rFonts w:hint="eastAsia"/>
                <w:color w:val="000000" w:themeColor="text1"/>
                <w:sz w:val="18"/>
                <w:szCs w:val="18"/>
              </w:rPr>
              <w:t>BioBrick</w:t>
            </w:r>
            <w:proofErr w:type="spellEnd"/>
            <w:r w:rsidRPr="006831E3">
              <w:rPr>
                <w:rFonts w:hint="eastAsia"/>
                <w:color w:val="000000" w:themeColor="text1"/>
                <w:sz w:val="18"/>
                <w:szCs w:val="18"/>
              </w:rPr>
              <w:t xml:space="preserve"> suffix are presented at the beginning and end of the whole insert gene, respectively</w:t>
            </w:r>
            <w:r w:rsidRPr="006831E3">
              <w:rPr>
                <w:color w:val="000000" w:themeColor="text1"/>
                <w:sz w:val="18"/>
                <w:szCs w:val="18"/>
              </w:rPr>
              <w:t xml:space="preserve">. </w:t>
            </w:r>
          </w:p>
          <w:p w14:paraId="18F4615F" w14:textId="4694B9D9" w:rsidR="00240951" w:rsidRPr="006831E3" w:rsidRDefault="00240951" w:rsidP="00E21AB2">
            <w:pPr>
              <w:ind w:left="0"/>
              <w:jc w:val="both"/>
              <w:rPr>
                <w:color w:val="000000" w:themeColor="text1"/>
                <w:sz w:val="18"/>
                <w:szCs w:val="18"/>
              </w:rPr>
            </w:pPr>
            <w:r w:rsidRPr="006831E3">
              <w:rPr>
                <w:color w:val="000000" w:themeColor="text1"/>
                <w:sz w:val="18"/>
                <w:szCs w:val="18"/>
              </w:rPr>
              <w:t xml:space="preserve">In the opposite direction, the cat promoter controls the CmR gene which is the </w:t>
            </w:r>
            <w:ins w:id="283" w:author="Nicholas Lee" w:date="2023-10-11T19:40:00Z">
              <w:r>
                <w:rPr>
                  <w:color w:val="000000" w:themeColor="text1"/>
                  <w:sz w:val="18"/>
                  <w:szCs w:val="18"/>
                </w:rPr>
                <w:t xml:space="preserve">antibiotic </w:t>
              </w:r>
            </w:ins>
            <w:r w:rsidRPr="006831E3">
              <w:rPr>
                <w:color w:val="000000" w:themeColor="text1"/>
                <w:sz w:val="18"/>
                <w:szCs w:val="18"/>
              </w:rPr>
              <w:t>select</w:t>
            </w:r>
            <w:ins w:id="284" w:author="Nicholas Lee" w:date="2023-10-11T19:40:00Z">
              <w:r>
                <w:rPr>
                  <w:color w:val="000000" w:themeColor="text1"/>
                  <w:sz w:val="18"/>
                  <w:szCs w:val="18"/>
                </w:rPr>
                <w:t>ion</w:t>
              </w:r>
            </w:ins>
            <w:del w:id="285" w:author="Nicholas Lee" w:date="2023-10-11T19:40:00Z">
              <w:r w:rsidRPr="006831E3" w:rsidDel="00B9775B">
                <w:rPr>
                  <w:color w:val="000000" w:themeColor="text1"/>
                  <w:sz w:val="18"/>
                  <w:szCs w:val="18"/>
                </w:rPr>
                <w:delText>ive</w:delText>
              </w:r>
            </w:del>
            <w:r w:rsidRPr="006831E3">
              <w:rPr>
                <w:color w:val="000000" w:themeColor="text1"/>
                <w:sz w:val="18"/>
                <w:szCs w:val="18"/>
              </w:rPr>
              <w:t xml:space="preserve"> marker, carrying </w:t>
            </w:r>
            <w:proofErr w:type="spellStart"/>
            <w:r w:rsidRPr="006831E3">
              <w:rPr>
                <w:color w:val="000000" w:themeColor="text1"/>
                <w:sz w:val="18"/>
                <w:szCs w:val="18"/>
              </w:rPr>
              <w:t>chloramphenicaol</w:t>
            </w:r>
            <w:proofErr w:type="spellEnd"/>
            <w:r w:rsidRPr="006831E3">
              <w:rPr>
                <w:color w:val="000000" w:themeColor="text1"/>
                <w:sz w:val="18"/>
                <w:szCs w:val="18"/>
              </w:rPr>
              <w:t xml:space="preserve"> resistance gene</w:t>
            </w:r>
            <w:del w:id="286" w:author="Nicholas Lee" w:date="2023-10-11T19:40:00Z">
              <w:r w:rsidRPr="006831E3" w:rsidDel="00B9775B">
                <w:rPr>
                  <w:color w:val="000000" w:themeColor="text1"/>
                  <w:sz w:val="18"/>
                  <w:szCs w:val="18"/>
                </w:rPr>
                <w:delText xml:space="preserve"> for our screening object</w:delText>
              </w:r>
            </w:del>
            <w:r w:rsidRPr="006831E3">
              <w:rPr>
                <w:color w:val="000000" w:themeColor="text1"/>
                <w:sz w:val="18"/>
                <w:szCs w:val="18"/>
              </w:rPr>
              <w:t xml:space="preserve">. Followed by Lambda T0 terminator, there is also a replication origin for the whole plasmid.  </w:t>
            </w:r>
          </w:p>
        </w:tc>
        <w:tc>
          <w:tcPr>
            <w:tcW w:w="992" w:type="dxa"/>
          </w:tcPr>
          <w:p w14:paraId="724842DD"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lastRenderedPageBreak/>
              <w:t>4701 bp</w:t>
            </w:r>
          </w:p>
        </w:tc>
      </w:tr>
      <w:tr w:rsidR="00240951" w:rsidRPr="006831E3" w14:paraId="3E66BF08" w14:textId="77777777" w:rsidTr="00240951">
        <w:tc>
          <w:tcPr>
            <w:tcW w:w="1838" w:type="dxa"/>
            <w:shd w:val="clear" w:color="auto" w:fill="B4C6E7" w:themeFill="accent1" w:themeFillTint="66"/>
          </w:tcPr>
          <w:p w14:paraId="284E3FC0" w14:textId="77777777" w:rsidR="00240951" w:rsidRPr="006831E3" w:rsidRDefault="00240951" w:rsidP="00E21AB2">
            <w:pPr>
              <w:ind w:left="0"/>
              <w:jc w:val="both"/>
              <w:rPr>
                <w:color w:val="000000" w:themeColor="text1"/>
                <w:sz w:val="18"/>
                <w:szCs w:val="18"/>
                <w:highlight w:val="yellow"/>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08</w:t>
            </w:r>
            <w:r w:rsidRPr="006831E3">
              <w:rPr>
                <w:color w:val="000000" w:themeColor="text1"/>
                <w:sz w:val="18"/>
                <w:szCs w:val="18"/>
              </w:rPr>
              <w:t>)</w:t>
            </w:r>
          </w:p>
        </w:tc>
        <w:tc>
          <w:tcPr>
            <w:tcW w:w="1276" w:type="dxa"/>
          </w:tcPr>
          <w:p w14:paraId="5CF07BFE" w14:textId="36F54367" w:rsidR="00240951" w:rsidRPr="006831E3" w:rsidRDefault="00240951" w:rsidP="00E21AB2">
            <w:pPr>
              <w:ind w:left="0"/>
              <w:jc w:val="both"/>
              <w:rPr>
                <w:color w:val="000000" w:themeColor="text1"/>
                <w:sz w:val="18"/>
                <w:szCs w:val="18"/>
              </w:rPr>
            </w:pPr>
            <w:r>
              <w:rPr>
                <w:color w:val="000000" w:themeColor="text1"/>
                <w:sz w:val="18"/>
                <w:szCs w:val="18"/>
              </w:rPr>
              <w:t>p</w:t>
            </w:r>
            <w:r>
              <w:rPr>
                <w:rFonts w:hint="eastAsia"/>
                <w:color w:val="000000" w:themeColor="text1"/>
                <w:sz w:val="18"/>
                <w:szCs w:val="18"/>
              </w:rPr>
              <w:t>SB</w:t>
            </w:r>
            <w:r w:rsidRPr="006831E3">
              <w:rPr>
                <w:rFonts w:hint="eastAsia"/>
                <w:color w:val="000000" w:themeColor="text1"/>
                <w:sz w:val="18"/>
                <w:szCs w:val="18"/>
              </w:rPr>
              <w:t>1C3-J23119-CsgA-Perpa-mefp5-mSandy</w:t>
            </w:r>
          </w:p>
        </w:tc>
        <w:tc>
          <w:tcPr>
            <w:tcW w:w="1276" w:type="dxa"/>
          </w:tcPr>
          <w:p w14:paraId="10D1B7E9"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Plasmid</w:t>
            </w:r>
          </w:p>
        </w:tc>
        <w:tc>
          <w:tcPr>
            <w:tcW w:w="3827" w:type="dxa"/>
          </w:tcPr>
          <w:p w14:paraId="58892A0E" w14:textId="599CC50F" w:rsidR="00240951" w:rsidRPr="006831E3" w:rsidRDefault="00240951" w:rsidP="00E21AB2">
            <w:pPr>
              <w:ind w:left="0"/>
              <w:jc w:val="both"/>
              <w:rPr>
                <w:color w:val="000000" w:themeColor="text1"/>
                <w:sz w:val="18"/>
                <w:szCs w:val="18"/>
              </w:rPr>
            </w:pPr>
            <w:r w:rsidRPr="006831E3">
              <w:rPr>
                <w:color w:val="000000" w:themeColor="text1"/>
                <w:sz w:val="18"/>
                <w:szCs w:val="18"/>
              </w:rPr>
              <w:t xml:space="preserve">As the control </w:t>
            </w:r>
            <w:del w:id="287" w:author="Nicholas Lee" w:date="2023-10-11T19:41:00Z">
              <w:r w:rsidRPr="006831E3" w:rsidDel="00B9775B">
                <w:rPr>
                  <w:color w:val="000000" w:themeColor="text1"/>
                  <w:sz w:val="18"/>
                  <w:szCs w:val="18"/>
                </w:rPr>
                <w:delText xml:space="preserve">group </w:delText>
              </w:r>
            </w:del>
            <w:ins w:id="288" w:author="Nicholas Lee" w:date="2023-10-11T19:41:00Z">
              <w:r>
                <w:rPr>
                  <w:color w:val="000000" w:themeColor="text1"/>
                  <w:sz w:val="18"/>
                  <w:szCs w:val="18"/>
                </w:rPr>
                <w:t>plasmid</w:t>
              </w:r>
              <w:r w:rsidRPr="006831E3">
                <w:rPr>
                  <w:color w:val="000000" w:themeColor="text1"/>
                  <w:sz w:val="18"/>
                  <w:szCs w:val="18"/>
                </w:rPr>
                <w:t xml:space="preserve"> </w:t>
              </w:r>
            </w:ins>
            <w:r w:rsidRPr="006831E3">
              <w:rPr>
                <w:color w:val="000000" w:themeColor="text1"/>
                <w:sz w:val="18"/>
                <w:szCs w:val="18"/>
              </w:rPr>
              <w:t xml:space="preserve">in non-acidic environment for expressing mefp-5 adhesive protein with the backbone of </w:t>
            </w:r>
            <w:r>
              <w:rPr>
                <w:color w:val="000000" w:themeColor="text1"/>
                <w:sz w:val="18"/>
                <w:szCs w:val="18"/>
              </w:rPr>
              <w:t>PSB</w:t>
            </w:r>
            <w:r w:rsidRPr="006831E3">
              <w:rPr>
                <w:color w:val="000000" w:themeColor="text1"/>
                <w:sz w:val="18"/>
                <w:szCs w:val="18"/>
              </w:rPr>
              <w:t>1C3, on the direction for our target gene we use the constitutive promoter J23119 (BBa_J23119), RBS (BBa_B0034) is the ribosome binding site</w:t>
            </w:r>
            <w:ins w:id="289" w:author="Nicholas Lee" w:date="2023-10-11T19:41:00Z">
              <w:r>
                <w:rPr>
                  <w:color w:val="000000" w:themeColor="text1"/>
                  <w:sz w:val="18"/>
                  <w:szCs w:val="18"/>
                </w:rPr>
                <w:t>.</w:t>
              </w:r>
            </w:ins>
            <w:del w:id="290" w:author="Nicholas Lee" w:date="2023-10-11T19:41:00Z">
              <w:r w:rsidRPr="006831E3" w:rsidDel="00B9775B">
                <w:rPr>
                  <w:color w:val="000000" w:themeColor="text1"/>
                  <w:sz w:val="18"/>
                  <w:szCs w:val="18"/>
                </w:rPr>
                <w:delText xml:space="preserve">, CsgA-Perpa-mefp-5 is our terget gene, the mSandy2 is the reporter gene and the double terminator (BBa_B0015) is the terminator we use in this circuit, </w:delText>
              </w:r>
              <w:r w:rsidRPr="006831E3" w:rsidDel="00B9775B">
                <w:rPr>
                  <w:rFonts w:hint="eastAsia"/>
                  <w:color w:val="000000" w:themeColor="text1"/>
                  <w:sz w:val="18"/>
                  <w:szCs w:val="18"/>
                </w:rPr>
                <w:delText>BioBrick prefix and BioBrick suffix are presented at the beginning and end of the whole insert gene</w:delText>
              </w:r>
              <w:r w:rsidRPr="006831E3" w:rsidDel="00B9775B">
                <w:rPr>
                  <w:color w:val="000000" w:themeColor="text1"/>
                  <w:sz w:val="18"/>
                  <w:szCs w:val="18"/>
                </w:rPr>
                <w:delText xml:space="preserve">. In the opposite direction, the cat promoter controls the CmR gene, which is the selective marker, carrying chloramphenicaol resistance gene for our screening object. Followed by Lambda T0 terminator, there is also a replication origin for the whole plasmid. </w:delText>
              </w:r>
            </w:del>
            <w:r w:rsidRPr="006831E3">
              <w:rPr>
                <w:color w:val="000000" w:themeColor="text1"/>
                <w:sz w:val="18"/>
                <w:szCs w:val="18"/>
              </w:rPr>
              <w:t xml:space="preserve"> </w:t>
            </w:r>
          </w:p>
        </w:tc>
        <w:tc>
          <w:tcPr>
            <w:tcW w:w="992" w:type="dxa"/>
          </w:tcPr>
          <w:p w14:paraId="211F2EB5"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4596 bp</w:t>
            </w:r>
          </w:p>
        </w:tc>
      </w:tr>
      <w:tr w:rsidR="00240951" w:rsidRPr="006831E3" w14:paraId="33BF1B89" w14:textId="77777777" w:rsidTr="00240951">
        <w:tc>
          <w:tcPr>
            <w:tcW w:w="1838" w:type="dxa"/>
            <w:shd w:val="clear" w:color="auto" w:fill="B4C6E7" w:themeFill="accent1" w:themeFillTint="66"/>
          </w:tcPr>
          <w:p w14:paraId="06BB6B67" w14:textId="77777777" w:rsidR="00240951" w:rsidRPr="006831E3" w:rsidRDefault="00240951" w:rsidP="00E21AB2">
            <w:pPr>
              <w:ind w:left="0"/>
              <w:jc w:val="both"/>
              <w:rPr>
                <w:color w:val="000000" w:themeColor="text1"/>
                <w:sz w:val="18"/>
                <w:szCs w:val="18"/>
                <w:highlight w:val="yellow"/>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09</w:t>
            </w:r>
            <w:r w:rsidRPr="006831E3">
              <w:rPr>
                <w:color w:val="000000" w:themeColor="text1"/>
                <w:sz w:val="18"/>
                <w:szCs w:val="18"/>
              </w:rPr>
              <w:t>)</w:t>
            </w:r>
          </w:p>
        </w:tc>
        <w:tc>
          <w:tcPr>
            <w:tcW w:w="1276" w:type="dxa"/>
          </w:tcPr>
          <w:p w14:paraId="5F140B8F" w14:textId="058C57CE" w:rsidR="00240951" w:rsidRPr="006831E3" w:rsidRDefault="00240951" w:rsidP="00E21AB2">
            <w:pPr>
              <w:ind w:left="0"/>
              <w:jc w:val="both"/>
              <w:rPr>
                <w:color w:val="000000" w:themeColor="text1"/>
                <w:sz w:val="18"/>
                <w:szCs w:val="18"/>
              </w:rPr>
            </w:pPr>
            <w:r>
              <w:rPr>
                <w:color w:val="000000" w:themeColor="text1"/>
                <w:sz w:val="18"/>
                <w:szCs w:val="18"/>
              </w:rPr>
              <w:t>p</w:t>
            </w:r>
            <w:r>
              <w:rPr>
                <w:rFonts w:hint="eastAsia"/>
                <w:color w:val="000000" w:themeColor="text1"/>
                <w:sz w:val="18"/>
                <w:szCs w:val="18"/>
              </w:rPr>
              <w:t>SB</w:t>
            </w:r>
            <w:r w:rsidRPr="006831E3">
              <w:rPr>
                <w:rFonts w:hint="eastAsia"/>
                <w:color w:val="000000" w:themeColor="text1"/>
                <w:sz w:val="18"/>
                <w:szCs w:val="18"/>
              </w:rPr>
              <w:t>1C3-Pasr-CsgA-cp19k-mSandy</w:t>
            </w:r>
          </w:p>
          <w:p w14:paraId="1F0C4F2F" w14:textId="77777777" w:rsidR="00240951" w:rsidRPr="006831E3" w:rsidRDefault="00240951" w:rsidP="00E21AB2">
            <w:pPr>
              <w:ind w:left="0"/>
              <w:jc w:val="both"/>
              <w:rPr>
                <w:color w:val="000000" w:themeColor="text1"/>
                <w:sz w:val="18"/>
                <w:szCs w:val="18"/>
              </w:rPr>
            </w:pPr>
          </w:p>
        </w:tc>
        <w:tc>
          <w:tcPr>
            <w:tcW w:w="1276" w:type="dxa"/>
          </w:tcPr>
          <w:p w14:paraId="36467692"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Plasmid</w:t>
            </w:r>
          </w:p>
        </w:tc>
        <w:tc>
          <w:tcPr>
            <w:tcW w:w="3827" w:type="dxa"/>
          </w:tcPr>
          <w:p w14:paraId="483F973B" w14:textId="3C20E6BC" w:rsidR="00240951" w:rsidRPr="006831E3" w:rsidRDefault="00240951" w:rsidP="00E21AB2">
            <w:pPr>
              <w:ind w:left="0"/>
              <w:jc w:val="both"/>
              <w:rPr>
                <w:color w:val="000000" w:themeColor="text1"/>
                <w:sz w:val="18"/>
                <w:szCs w:val="18"/>
                <w:lang w:val="en-GB"/>
              </w:rPr>
            </w:pPr>
            <w:del w:id="291" w:author="Nicholas Lee" w:date="2023-10-11T19:38:00Z">
              <w:r w:rsidRPr="006831E3" w:rsidDel="00B9775B">
                <w:rPr>
                  <w:color w:val="000000" w:themeColor="text1"/>
                  <w:sz w:val="18"/>
                  <w:szCs w:val="18"/>
                </w:rPr>
                <w:delText>On the direction for</w:delText>
              </w:r>
            </w:del>
            <w:ins w:id="292" w:author="Nicholas Lee" w:date="2023-10-11T19:39:00Z">
              <w:r>
                <w:rPr>
                  <w:color w:val="000000" w:themeColor="text1"/>
                  <w:sz w:val="18"/>
                  <w:szCs w:val="18"/>
                </w:rPr>
                <w:t xml:space="preserve">Similar to </w:t>
              </w:r>
            </w:ins>
            <w:del w:id="293" w:author="Nicholas Lee" w:date="2023-10-11T19:39:00Z">
              <w:r w:rsidRPr="006831E3" w:rsidDel="00B9775B">
                <w:rPr>
                  <w:color w:val="000000" w:themeColor="text1"/>
                  <w:sz w:val="18"/>
                  <w:szCs w:val="18"/>
                </w:rPr>
                <w:delText xml:space="preserve"> our gene expression, there is an Pasr promoter (</w:delText>
              </w:r>
              <w:r w:rsidRPr="006831E3" w:rsidDel="00B9775B">
                <w:rPr>
                  <w:rFonts w:hint="eastAsia"/>
                  <w:color w:val="000000" w:themeColor="text1"/>
                  <w:sz w:val="18"/>
                  <w:szCs w:val="18"/>
                </w:rPr>
                <w:delText>BBa</w:delText>
              </w:r>
              <w:r w:rsidRPr="006831E3" w:rsidDel="00B9775B">
                <w:rPr>
                  <w:color w:val="000000" w:themeColor="text1"/>
                  <w:sz w:val="18"/>
                  <w:szCs w:val="18"/>
                </w:rPr>
                <w:delText>_K471600</w:delText>
              </w:r>
              <w:r w:rsidRPr="006831E3" w:rsidDel="00B9775B">
                <w:rPr>
                  <w:rFonts w:hint="eastAsia"/>
                  <w:color w:val="000000" w:themeColor="text1"/>
                  <w:sz w:val="18"/>
                  <w:szCs w:val="18"/>
                </w:rPr>
                <w:delText>0</w:delText>
              </w:r>
              <w:r w:rsidRPr="006831E3" w:rsidDel="00B9775B">
                <w:rPr>
                  <w:color w:val="000000" w:themeColor="text1"/>
                  <w:sz w:val="18"/>
                  <w:szCs w:val="18"/>
                </w:rPr>
                <w:delText xml:space="preserve">) which is the pH-responsive promoter native to E.coli, inducing transcription in human </w:delText>
              </w:r>
              <w:r w:rsidRPr="006831E3" w:rsidDel="00B9775B">
                <w:rPr>
                  <w:rFonts w:hint="eastAsia"/>
                  <w:color w:val="000000" w:themeColor="text1"/>
                  <w:sz w:val="18"/>
                  <w:szCs w:val="18"/>
                </w:rPr>
                <w:delText>duodenum</w:delText>
              </w:r>
              <w:r w:rsidRPr="006831E3" w:rsidDel="00B9775B">
                <w:rPr>
                  <w:color w:val="000000" w:themeColor="text1"/>
                  <w:sz w:val="18"/>
                  <w:szCs w:val="18"/>
                </w:rPr>
                <w:delText xml:space="preserve"> region’s relatively acidic environment (pH 5~6), RBS (BBa_B0034) is the ribosome binding site, the target gene - CsaA and mSandy2, Cp19k are connected with the sequence of GS linker, and the mSandy2 is the reporter gene; The double terminator (BBa_B0015) is the terminater we use in this circuit,</w:delText>
              </w:r>
              <w:r w:rsidRPr="006831E3" w:rsidDel="00B9775B">
                <w:rPr>
                  <w:rFonts w:hint="eastAsia"/>
                  <w:color w:val="000000" w:themeColor="text1"/>
                  <w:sz w:val="18"/>
                  <w:szCs w:val="18"/>
                </w:rPr>
                <w:delText xml:space="preserve"> BioBrick prefix and BioBrick suffix are presented at the beginning and end of the whole insert gene, respectively</w:delText>
              </w:r>
              <w:r w:rsidRPr="006831E3" w:rsidDel="00B9775B">
                <w:rPr>
                  <w:color w:val="000000" w:themeColor="text1"/>
                  <w:sz w:val="18"/>
                  <w:szCs w:val="18"/>
                </w:rPr>
                <w:delText>. In the opposite direction, the cat promoter controls the CmR gene which is the selective marker, carrying chloramphenicaol resistance gene for our screening object. Followed by Lambda T0 terminator, there is also a replication origin for the whole plasmid</w:delText>
              </w:r>
            </w:del>
            <w:ins w:id="294" w:author="Nicholas Lee" w:date="2023-10-11T19:39:00Z">
              <w:r>
                <w:rPr>
                  <w:color w:val="000000" w:themeColor="text1"/>
                  <w:sz w:val="18"/>
                  <w:szCs w:val="18"/>
                </w:rPr>
                <w:t xml:space="preserve">the </w:t>
              </w:r>
            </w:ins>
            <w:del w:id="295" w:author="Nicholas Lee" w:date="2023-10-11T19:39:00Z">
              <w:r w:rsidRPr="006831E3" w:rsidDel="00B9775B">
                <w:rPr>
                  <w:color w:val="000000" w:themeColor="text1"/>
                  <w:sz w:val="18"/>
                  <w:szCs w:val="18"/>
                </w:rPr>
                <w:delText xml:space="preserve">.  </w:delText>
              </w:r>
            </w:del>
            <w:r>
              <w:rPr>
                <w:color w:val="000000" w:themeColor="text1"/>
                <w:sz w:val="18"/>
                <w:szCs w:val="18"/>
              </w:rPr>
              <w:t>p</w:t>
            </w:r>
            <w:ins w:id="296" w:author="Nicholas Lee" w:date="2023-10-11T19:39:00Z">
              <w:r>
                <w:rPr>
                  <w:rFonts w:hint="eastAsia"/>
                  <w:color w:val="000000" w:themeColor="text1"/>
                  <w:sz w:val="18"/>
                  <w:szCs w:val="18"/>
                </w:rPr>
                <w:t>SB</w:t>
              </w:r>
              <w:r w:rsidRPr="006831E3">
                <w:rPr>
                  <w:rFonts w:hint="eastAsia"/>
                  <w:color w:val="000000" w:themeColor="text1"/>
                  <w:sz w:val="18"/>
                  <w:szCs w:val="18"/>
                </w:rPr>
                <w:t>1C3-Pasr-CsgA-Perpa-mefp5-mSandy</w:t>
              </w:r>
              <w:r>
                <w:rPr>
                  <w:color w:val="000000" w:themeColor="text1"/>
                  <w:sz w:val="18"/>
                  <w:szCs w:val="18"/>
                </w:rPr>
                <w:t xml:space="preserve"> (</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07</w:t>
              </w:r>
              <w:r>
                <w:rPr>
                  <w:color w:val="000000" w:themeColor="text1"/>
                  <w:sz w:val="18"/>
                  <w:szCs w:val="18"/>
                </w:rPr>
                <w:t xml:space="preserve">), but the adhesion protein was changed to </w:t>
              </w:r>
            </w:ins>
            <w:r>
              <w:rPr>
                <w:color w:val="000000" w:themeColor="text1"/>
                <w:sz w:val="18"/>
                <w:szCs w:val="18"/>
              </w:rPr>
              <w:t>c</w:t>
            </w:r>
            <w:ins w:id="297" w:author="Nicholas Lee" w:date="2023-10-11T19:39:00Z">
              <w:r>
                <w:rPr>
                  <w:color w:val="000000" w:themeColor="text1"/>
                  <w:sz w:val="18"/>
                  <w:szCs w:val="18"/>
                </w:rPr>
                <w:t>p19k.</w:t>
              </w:r>
            </w:ins>
          </w:p>
        </w:tc>
        <w:tc>
          <w:tcPr>
            <w:tcW w:w="992" w:type="dxa"/>
          </w:tcPr>
          <w:p w14:paraId="4A998441"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4071 bp</w:t>
            </w:r>
          </w:p>
        </w:tc>
      </w:tr>
      <w:tr w:rsidR="00240951" w:rsidRPr="006831E3" w14:paraId="1B07CBDC" w14:textId="77777777" w:rsidTr="00240951">
        <w:tc>
          <w:tcPr>
            <w:tcW w:w="1838" w:type="dxa"/>
            <w:shd w:val="clear" w:color="auto" w:fill="B4C6E7" w:themeFill="accent1" w:themeFillTint="66"/>
          </w:tcPr>
          <w:p w14:paraId="45902345" w14:textId="77777777" w:rsidR="00240951" w:rsidRPr="006831E3" w:rsidRDefault="00240951" w:rsidP="00E21AB2">
            <w:pPr>
              <w:ind w:left="0"/>
              <w:jc w:val="both"/>
              <w:rPr>
                <w:color w:val="000000" w:themeColor="text1"/>
                <w:sz w:val="18"/>
                <w:szCs w:val="18"/>
                <w:highlight w:val="yellow"/>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10</w:t>
            </w:r>
            <w:r w:rsidRPr="006831E3">
              <w:rPr>
                <w:color w:val="000000" w:themeColor="text1"/>
                <w:sz w:val="18"/>
                <w:szCs w:val="18"/>
              </w:rPr>
              <w:t>)</w:t>
            </w:r>
          </w:p>
        </w:tc>
        <w:tc>
          <w:tcPr>
            <w:tcW w:w="1276" w:type="dxa"/>
          </w:tcPr>
          <w:p w14:paraId="45A5F95D" w14:textId="530C9BD6" w:rsidR="00240951" w:rsidRPr="006831E3" w:rsidRDefault="00240951" w:rsidP="00E21AB2">
            <w:pPr>
              <w:ind w:left="0"/>
              <w:jc w:val="both"/>
              <w:rPr>
                <w:color w:val="000000" w:themeColor="text1"/>
                <w:sz w:val="18"/>
                <w:szCs w:val="18"/>
              </w:rPr>
            </w:pPr>
            <w:r>
              <w:rPr>
                <w:color w:val="000000" w:themeColor="text1"/>
                <w:sz w:val="18"/>
                <w:szCs w:val="18"/>
              </w:rPr>
              <w:t>p</w:t>
            </w:r>
            <w:r>
              <w:rPr>
                <w:rFonts w:hint="eastAsia"/>
                <w:color w:val="000000" w:themeColor="text1"/>
                <w:sz w:val="18"/>
                <w:szCs w:val="18"/>
              </w:rPr>
              <w:t>SB</w:t>
            </w:r>
            <w:r w:rsidRPr="006831E3">
              <w:rPr>
                <w:rFonts w:hint="eastAsia"/>
                <w:color w:val="000000" w:themeColor="text1"/>
                <w:sz w:val="18"/>
                <w:szCs w:val="18"/>
              </w:rPr>
              <w:t>1C3-J23119-CsgA-cp19k-mSandy</w:t>
            </w:r>
          </w:p>
        </w:tc>
        <w:tc>
          <w:tcPr>
            <w:tcW w:w="1276" w:type="dxa"/>
          </w:tcPr>
          <w:p w14:paraId="0B5C42D3"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Plasmid</w:t>
            </w:r>
          </w:p>
        </w:tc>
        <w:tc>
          <w:tcPr>
            <w:tcW w:w="3827" w:type="dxa"/>
          </w:tcPr>
          <w:p w14:paraId="6D7C4A8D" w14:textId="225EC5F4" w:rsidR="00240951" w:rsidRPr="006831E3" w:rsidRDefault="00240951" w:rsidP="00E21AB2">
            <w:pPr>
              <w:ind w:left="0"/>
              <w:jc w:val="both"/>
              <w:rPr>
                <w:color w:val="000000" w:themeColor="text1"/>
                <w:sz w:val="18"/>
                <w:szCs w:val="18"/>
                <w:lang w:val="en-GB"/>
              </w:rPr>
            </w:pPr>
            <w:del w:id="298" w:author="Nicholas Lee" w:date="2023-10-11T19:41:00Z">
              <w:r w:rsidRPr="006831E3" w:rsidDel="00B9775B">
                <w:rPr>
                  <w:color w:val="000000" w:themeColor="text1"/>
                  <w:sz w:val="18"/>
                  <w:szCs w:val="18"/>
                </w:rPr>
                <w:delText xml:space="preserve">As the control group in non-acidic environment for expressing cp19k adhesive protein with the backbone of </w:delText>
              </w:r>
              <w:r w:rsidDel="00B9775B">
                <w:rPr>
                  <w:color w:val="000000" w:themeColor="text1"/>
                  <w:sz w:val="18"/>
                  <w:szCs w:val="18"/>
                </w:rPr>
                <w:delText>PSB</w:delText>
              </w:r>
              <w:r w:rsidRPr="006831E3" w:rsidDel="00B9775B">
                <w:rPr>
                  <w:color w:val="000000" w:themeColor="text1"/>
                  <w:sz w:val="18"/>
                  <w:szCs w:val="18"/>
                </w:rPr>
                <w:delText xml:space="preserve">1C3, on the direction for our target gene we use the constitutive promoter J23119 (BBa_J23119), RBS (BBa_B0034) is the ribosome binding site, the target gene - CsaA and mSandy2, Cp19k are connected with the sequence of GS linker, and the mSandy2 is the reporter gene and the double terminator (BBa_B0015) is the terminater we use in this circuit, </w:delText>
              </w:r>
              <w:r w:rsidRPr="006831E3" w:rsidDel="00B9775B">
                <w:rPr>
                  <w:rFonts w:hint="eastAsia"/>
                  <w:color w:val="000000" w:themeColor="text1"/>
                  <w:sz w:val="18"/>
                  <w:szCs w:val="18"/>
                </w:rPr>
                <w:delText>BioBrick prefix and BioBrick suffix are presented at the beginning and end of the whole insert gene</w:delText>
              </w:r>
              <w:r w:rsidRPr="006831E3" w:rsidDel="00B9775B">
                <w:rPr>
                  <w:color w:val="000000" w:themeColor="text1"/>
                  <w:sz w:val="18"/>
                  <w:szCs w:val="18"/>
                </w:rPr>
                <w:delText>. In the opposite direction, the cat promoter controls the CmR gene which is the selective marker, carrying chloramphenicaol resistance gene for our screening object. Followed by Lambda T0 terminator, there is also a replication origin for the whole plasmid.</w:delText>
              </w:r>
            </w:del>
            <w:ins w:id="299" w:author="Nicholas Lee" w:date="2023-10-11T19:41:00Z">
              <w:r>
                <w:rPr>
                  <w:color w:val="000000" w:themeColor="text1"/>
                  <w:sz w:val="18"/>
                  <w:szCs w:val="18"/>
                </w:rPr>
                <w:t>Control plasmid for the CsgA-cp19k pr</w:t>
              </w:r>
            </w:ins>
            <w:ins w:id="300" w:author="Nicholas Lee" w:date="2023-10-11T19:42:00Z">
              <w:r>
                <w:rPr>
                  <w:color w:val="000000" w:themeColor="text1"/>
                  <w:sz w:val="18"/>
                  <w:szCs w:val="18"/>
                </w:rPr>
                <w:t xml:space="preserve">otein. Similar to the </w:t>
              </w:r>
            </w:ins>
            <w:r>
              <w:rPr>
                <w:color w:val="000000" w:themeColor="text1"/>
                <w:sz w:val="18"/>
                <w:szCs w:val="18"/>
              </w:rPr>
              <w:t>p</w:t>
            </w:r>
            <w:ins w:id="301" w:author="Nicholas Lee" w:date="2023-10-11T19:42:00Z">
              <w:r>
                <w:rPr>
                  <w:rFonts w:hint="eastAsia"/>
                  <w:color w:val="000000" w:themeColor="text1"/>
                  <w:sz w:val="18"/>
                  <w:szCs w:val="18"/>
                </w:rPr>
                <w:t>SB</w:t>
              </w:r>
              <w:r w:rsidRPr="006831E3">
                <w:rPr>
                  <w:rFonts w:hint="eastAsia"/>
                  <w:color w:val="000000" w:themeColor="text1"/>
                  <w:sz w:val="18"/>
                  <w:szCs w:val="18"/>
                </w:rPr>
                <w:t>1C3-J23119-CsgA-Perpa-mefp5-mSandy</w:t>
              </w:r>
              <w:r w:rsidRPr="00B9775B">
                <w:rPr>
                  <w:rFonts w:hint="eastAsia"/>
                  <w:color w:val="000000" w:themeColor="text1"/>
                  <w:sz w:val="18"/>
                  <w:szCs w:val="18"/>
                </w:rPr>
                <w:t>（</w:t>
              </w:r>
              <w:r w:rsidRPr="00B9775B">
                <w:rPr>
                  <w:rFonts w:hint="eastAsia"/>
                  <w:color w:val="000000" w:themeColor="text1"/>
                  <w:sz w:val="18"/>
                  <w:szCs w:val="18"/>
                </w:rPr>
                <w:t>BBa</w:t>
              </w:r>
              <w:r w:rsidRPr="00B9775B">
                <w:rPr>
                  <w:color w:val="000000" w:themeColor="text1"/>
                  <w:sz w:val="18"/>
                  <w:szCs w:val="18"/>
                </w:rPr>
                <w:t>_K47160</w:t>
              </w:r>
              <w:r w:rsidRPr="00B9775B">
                <w:rPr>
                  <w:rFonts w:hint="eastAsia"/>
                  <w:color w:val="000000" w:themeColor="text1"/>
                  <w:sz w:val="18"/>
                  <w:szCs w:val="18"/>
                </w:rPr>
                <w:t>08</w:t>
              </w:r>
              <w:r w:rsidRPr="00B9775B">
                <w:rPr>
                  <w:color w:val="000000" w:themeColor="text1"/>
                  <w:sz w:val="18"/>
                  <w:szCs w:val="18"/>
                </w:rPr>
                <w:t>)</w:t>
              </w:r>
              <w:r>
                <w:rPr>
                  <w:color w:val="000000" w:themeColor="text1"/>
                  <w:sz w:val="18"/>
                  <w:szCs w:val="18"/>
                </w:rPr>
                <w:t xml:space="preserve"> by replacing the mefp5 sequence to </w:t>
              </w:r>
            </w:ins>
            <w:r>
              <w:rPr>
                <w:color w:val="000000" w:themeColor="text1"/>
                <w:sz w:val="18"/>
                <w:szCs w:val="18"/>
              </w:rPr>
              <w:t>c</w:t>
            </w:r>
            <w:ins w:id="302" w:author="Nicholas Lee" w:date="2023-10-11T19:42:00Z">
              <w:r>
                <w:rPr>
                  <w:color w:val="000000" w:themeColor="text1"/>
                  <w:sz w:val="18"/>
                  <w:szCs w:val="18"/>
                </w:rPr>
                <w:t>p19k.</w:t>
              </w:r>
            </w:ins>
          </w:p>
        </w:tc>
        <w:tc>
          <w:tcPr>
            <w:tcW w:w="992" w:type="dxa"/>
          </w:tcPr>
          <w:p w14:paraId="54450260"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3996 bp</w:t>
            </w:r>
          </w:p>
        </w:tc>
      </w:tr>
      <w:tr w:rsidR="00240951" w:rsidRPr="006831E3" w14:paraId="6CA0700A" w14:textId="77777777" w:rsidTr="00240951">
        <w:tc>
          <w:tcPr>
            <w:tcW w:w="1838" w:type="dxa"/>
            <w:shd w:val="clear" w:color="auto" w:fill="B4C6E7" w:themeFill="accent1" w:themeFillTint="66"/>
          </w:tcPr>
          <w:p w14:paraId="15247BC9"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_K47160</w:t>
            </w:r>
            <w:r w:rsidRPr="006831E3">
              <w:rPr>
                <w:rFonts w:hint="eastAsia"/>
                <w:color w:val="000000" w:themeColor="text1"/>
                <w:sz w:val="18"/>
                <w:szCs w:val="18"/>
              </w:rPr>
              <w:t>11</w:t>
            </w:r>
            <w:r w:rsidRPr="006831E3">
              <w:rPr>
                <w:color w:val="000000" w:themeColor="text1"/>
                <w:sz w:val="18"/>
                <w:szCs w:val="18"/>
              </w:rPr>
              <w:t>)</w:t>
            </w:r>
          </w:p>
        </w:tc>
        <w:tc>
          <w:tcPr>
            <w:tcW w:w="1276" w:type="dxa"/>
          </w:tcPr>
          <w:p w14:paraId="33AD7EB9" w14:textId="4E4670D1" w:rsidR="00240951" w:rsidRPr="006831E3" w:rsidRDefault="00240951" w:rsidP="00E21AB2">
            <w:pPr>
              <w:ind w:left="0"/>
              <w:jc w:val="both"/>
              <w:rPr>
                <w:color w:val="000000" w:themeColor="text1"/>
                <w:sz w:val="18"/>
                <w:szCs w:val="18"/>
              </w:rPr>
            </w:pPr>
            <w:r>
              <w:rPr>
                <w:color w:val="000000" w:themeColor="text1"/>
                <w:sz w:val="18"/>
                <w:szCs w:val="18"/>
              </w:rPr>
              <w:t>p</w:t>
            </w:r>
            <w:r>
              <w:rPr>
                <w:rFonts w:hint="eastAsia"/>
                <w:color w:val="000000" w:themeColor="text1"/>
                <w:sz w:val="18"/>
                <w:szCs w:val="18"/>
              </w:rPr>
              <w:t>SB</w:t>
            </w:r>
            <w:r w:rsidRPr="006831E3">
              <w:rPr>
                <w:rFonts w:hint="eastAsia"/>
                <w:color w:val="000000" w:themeColor="text1"/>
                <w:sz w:val="18"/>
                <w:szCs w:val="18"/>
              </w:rPr>
              <w:t>1C3-J23119-mSandy</w:t>
            </w:r>
          </w:p>
        </w:tc>
        <w:tc>
          <w:tcPr>
            <w:tcW w:w="1276" w:type="dxa"/>
          </w:tcPr>
          <w:p w14:paraId="21E35B99"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Plasmid</w:t>
            </w:r>
          </w:p>
        </w:tc>
        <w:tc>
          <w:tcPr>
            <w:tcW w:w="3827" w:type="dxa"/>
          </w:tcPr>
          <w:p w14:paraId="2A3DAEA3" w14:textId="5C511729" w:rsidR="00240951" w:rsidRPr="006831E3" w:rsidRDefault="00240951" w:rsidP="00E21AB2">
            <w:pPr>
              <w:ind w:left="0"/>
              <w:jc w:val="both"/>
              <w:rPr>
                <w:color w:val="000000" w:themeColor="text1"/>
                <w:sz w:val="18"/>
                <w:szCs w:val="18"/>
              </w:rPr>
            </w:pPr>
            <w:del w:id="303" w:author="Nicholas Lee" w:date="2023-10-11T19:42:00Z">
              <w:r w:rsidRPr="006831E3" w:rsidDel="00B9775B">
                <w:rPr>
                  <w:color w:val="000000" w:themeColor="text1"/>
                  <w:sz w:val="18"/>
                  <w:szCs w:val="18"/>
                </w:rPr>
                <w:delText xml:space="preserve">On the direction for our gene expression there is a J23119 promoter (BBa_J23119) from constitutive promoter family members, RBS (BBa_B0034) which is the ribosome binding site, mSandy gene is our fluorescent reporter gene, double terminator  (BBa_B0015) is the terminator, </w:delText>
              </w:r>
              <w:r w:rsidRPr="006831E3" w:rsidDel="00B9775B">
                <w:rPr>
                  <w:rFonts w:hint="eastAsia"/>
                  <w:color w:val="000000" w:themeColor="text1"/>
                  <w:sz w:val="18"/>
                  <w:szCs w:val="18"/>
                </w:rPr>
                <w:delText>BioBrick prefix and BioBrick suffix are presented at the beginning and end of the whole insert gene</w:delText>
              </w:r>
              <w:r w:rsidRPr="006831E3" w:rsidDel="00B9775B">
                <w:rPr>
                  <w:color w:val="000000" w:themeColor="text1"/>
                  <w:sz w:val="18"/>
                  <w:szCs w:val="18"/>
                </w:rPr>
                <w:delText>. In the opposite direction, the cat promoter controls the CmR gene which is the selective marker, carrying chloramphenicaol resistance gene for our screening object. Followed by Lambda T0 terminator, there is also a replication origin for the whole plasmid.</w:delText>
              </w:r>
            </w:del>
            <w:ins w:id="304" w:author="Nicholas Lee" w:date="2023-10-11T19:42:00Z">
              <w:r>
                <w:rPr>
                  <w:color w:val="000000" w:themeColor="text1"/>
                  <w:sz w:val="18"/>
                  <w:szCs w:val="18"/>
                </w:rPr>
                <w:t xml:space="preserve">Control </w:t>
              </w:r>
            </w:ins>
            <w:ins w:id="305" w:author="Nicholas Lee" w:date="2023-10-11T19:43:00Z">
              <w:r>
                <w:rPr>
                  <w:color w:val="000000" w:themeColor="text1"/>
                  <w:sz w:val="18"/>
                  <w:szCs w:val="18"/>
                </w:rPr>
                <w:t>plasmid that without any adhesion protein, with the J23119 promoter.</w:t>
              </w:r>
            </w:ins>
          </w:p>
        </w:tc>
        <w:tc>
          <w:tcPr>
            <w:tcW w:w="992" w:type="dxa"/>
          </w:tcPr>
          <w:p w14:paraId="1B616395"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3021 bp</w:t>
            </w:r>
          </w:p>
        </w:tc>
      </w:tr>
      <w:tr w:rsidR="00240951" w:rsidRPr="006831E3" w14:paraId="21631C3F" w14:textId="77777777" w:rsidTr="00240951">
        <w:tc>
          <w:tcPr>
            <w:tcW w:w="1838" w:type="dxa"/>
            <w:tcBorders>
              <w:bottom w:val="single" w:sz="4" w:space="0" w:color="auto"/>
            </w:tcBorders>
            <w:shd w:val="clear" w:color="auto" w:fill="B4C6E7" w:themeFill="accent1" w:themeFillTint="66"/>
          </w:tcPr>
          <w:p w14:paraId="61F717EF" w14:textId="77777777" w:rsidR="00240951" w:rsidRPr="006831E3" w:rsidRDefault="00240951" w:rsidP="00E21AB2">
            <w:pPr>
              <w:ind w:left="0"/>
              <w:jc w:val="both"/>
              <w:rPr>
                <w:color w:val="000000" w:themeColor="text1"/>
                <w:sz w:val="18"/>
                <w:szCs w:val="18"/>
              </w:rPr>
            </w:pPr>
            <w:r w:rsidRPr="00205338">
              <w:rPr>
                <w:rFonts w:hint="eastAsia"/>
                <w:color w:val="000000" w:themeColor="text1"/>
                <w:sz w:val="18"/>
                <w:szCs w:val="18"/>
              </w:rPr>
              <w:t>（</w:t>
            </w:r>
            <w:r w:rsidRPr="00205338">
              <w:rPr>
                <w:rFonts w:hint="eastAsia"/>
                <w:color w:val="000000" w:themeColor="text1"/>
                <w:sz w:val="18"/>
                <w:szCs w:val="18"/>
              </w:rPr>
              <w:t>BBa</w:t>
            </w:r>
            <w:r w:rsidRPr="00205338">
              <w:rPr>
                <w:color w:val="000000" w:themeColor="text1"/>
                <w:sz w:val="18"/>
                <w:szCs w:val="18"/>
              </w:rPr>
              <w:t>_K47160</w:t>
            </w:r>
            <w:r w:rsidRPr="00205338">
              <w:rPr>
                <w:rFonts w:hint="eastAsia"/>
                <w:color w:val="000000" w:themeColor="text1"/>
                <w:sz w:val="18"/>
                <w:szCs w:val="18"/>
              </w:rPr>
              <w:t>12</w:t>
            </w:r>
            <w:r w:rsidRPr="00205338">
              <w:rPr>
                <w:color w:val="000000" w:themeColor="text1"/>
                <w:sz w:val="18"/>
                <w:szCs w:val="18"/>
              </w:rPr>
              <w:t>)</w:t>
            </w:r>
          </w:p>
        </w:tc>
        <w:tc>
          <w:tcPr>
            <w:tcW w:w="1276" w:type="dxa"/>
            <w:tcBorders>
              <w:bottom w:val="single" w:sz="4" w:space="0" w:color="auto"/>
            </w:tcBorders>
          </w:tcPr>
          <w:p w14:paraId="5F5E1698" w14:textId="0FA9B377" w:rsidR="00240951" w:rsidRDefault="00240951" w:rsidP="00E21AB2">
            <w:pPr>
              <w:ind w:left="0"/>
              <w:jc w:val="both"/>
              <w:rPr>
                <w:color w:val="000000" w:themeColor="text1"/>
                <w:sz w:val="18"/>
                <w:szCs w:val="18"/>
              </w:rPr>
            </w:pPr>
            <w:r>
              <w:rPr>
                <w:color w:val="000000" w:themeColor="text1"/>
                <w:sz w:val="18"/>
                <w:szCs w:val="18"/>
              </w:rPr>
              <w:t>p</w:t>
            </w:r>
            <w:r w:rsidRPr="00205338">
              <w:rPr>
                <w:rFonts w:hint="eastAsia"/>
                <w:color w:val="000000" w:themeColor="text1"/>
                <w:sz w:val="18"/>
                <w:szCs w:val="18"/>
              </w:rPr>
              <w:t>SB1C3-</w:t>
            </w:r>
            <w:r w:rsidRPr="00205338">
              <w:rPr>
                <w:color w:val="000000" w:themeColor="text1"/>
                <w:sz w:val="18"/>
                <w:szCs w:val="18"/>
              </w:rPr>
              <w:t>Pasr</w:t>
            </w:r>
            <w:r w:rsidRPr="00205338">
              <w:rPr>
                <w:rFonts w:hint="eastAsia"/>
                <w:color w:val="000000" w:themeColor="text1"/>
                <w:sz w:val="18"/>
                <w:szCs w:val="18"/>
              </w:rPr>
              <w:t>-mSandy</w:t>
            </w:r>
          </w:p>
        </w:tc>
        <w:tc>
          <w:tcPr>
            <w:tcW w:w="1276" w:type="dxa"/>
            <w:tcBorders>
              <w:bottom w:val="single" w:sz="4" w:space="0" w:color="auto"/>
            </w:tcBorders>
          </w:tcPr>
          <w:p w14:paraId="3795BF34" w14:textId="77777777" w:rsidR="00240951" w:rsidRPr="006831E3" w:rsidRDefault="00240951" w:rsidP="00E21AB2">
            <w:pPr>
              <w:ind w:left="0"/>
              <w:jc w:val="both"/>
              <w:rPr>
                <w:color w:val="000000" w:themeColor="text1"/>
                <w:sz w:val="18"/>
                <w:szCs w:val="18"/>
              </w:rPr>
            </w:pPr>
            <w:r w:rsidRPr="00205338">
              <w:rPr>
                <w:rFonts w:hint="eastAsia"/>
                <w:color w:val="000000" w:themeColor="text1"/>
                <w:sz w:val="18"/>
                <w:szCs w:val="18"/>
              </w:rPr>
              <w:t>Plasmid</w:t>
            </w:r>
          </w:p>
        </w:tc>
        <w:tc>
          <w:tcPr>
            <w:tcW w:w="3827" w:type="dxa"/>
            <w:tcBorders>
              <w:bottom w:val="single" w:sz="4" w:space="0" w:color="auto"/>
            </w:tcBorders>
          </w:tcPr>
          <w:p w14:paraId="06D4FCA5" w14:textId="402EABBA" w:rsidR="00240951" w:rsidRPr="006831E3" w:rsidRDefault="00240951" w:rsidP="00E21AB2">
            <w:pPr>
              <w:ind w:left="0"/>
              <w:jc w:val="both"/>
              <w:rPr>
                <w:color w:val="000000" w:themeColor="text1"/>
                <w:sz w:val="18"/>
                <w:szCs w:val="18"/>
              </w:rPr>
            </w:pPr>
            <w:ins w:id="306" w:author="Nicholas Lee" w:date="2023-10-11T19:43:00Z">
              <w:r>
                <w:rPr>
                  <w:color w:val="000000" w:themeColor="text1"/>
                  <w:sz w:val="18"/>
                  <w:szCs w:val="18"/>
                </w:rPr>
                <w:t xml:space="preserve">Control plasmid that without any adhesion protein, with the </w:t>
              </w:r>
            </w:ins>
            <w:ins w:id="307" w:author="Nicholas Lee" w:date="2023-10-11T19:44:00Z">
              <w:r>
                <w:rPr>
                  <w:color w:val="000000" w:themeColor="text1"/>
                  <w:sz w:val="18"/>
                  <w:szCs w:val="18"/>
                </w:rPr>
                <w:t xml:space="preserve">pH sensitive </w:t>
              </w:r>
            </w:ins>
            <w:ins w:id="308" w:author="Nicholas Lee" w:date="2023-10-11T19:43:00Z">
              <w:r>
                <w:rPr>
                  <w:color w:val="000000" w:themeColor="text1"/>
                  <w:sz w:val="18"/>
                  <w:szCs w:val="18"/>
                </w:rPr>
                <w:t>promoter</w:t>
              </w:r>
            </w:ins>
            <w:ins w:id="309" w:author="Nicholas Lee" w:date="2023-10-11T19:44:00Z">
              <w:r>
                <w:rPr>
                  <w:color w:val="000000" w:themeColor="text1"/>
                  <w:sz w:val="18"/>
                  <w:szCs w:val="18"/>
                </w:rPr>
                <w:t xml:space="preserve"> (</w:t>
              </w:r>
              <w:proofErr w:type="spellStart"/>
              <w:r>
                <w:rPr>
                  <w:color w:val="000000" w:themeColor="text1"/>
                  <w:sz w:val="18"/>
                  <w:szCs w:val="18"/>
                </w:rPr>
                <w:t>Pasr</w:t>
              </w:r>
              <w:proofErr w:type="spellEnd"/>
              <w:r>
                <w:rPr>
                  <w:color w:val="000000" w:themeColor="text1"/>
                  <w:sz w:val="18"/>
                  <w:szCs w:val="18"/>
                </w:rPr>
                <w:t>)</w:t>
              </w:r>
            </w:ins>
            <w:ins w:id="310" w:author="Nicholas Lee" w:date="2023-10-11T19:43:00Z">
              <w:r>
                <w:rPr>
                  <w:color w:val="000000" w:themeColor="text1"/>
                  <w:sz w:val="18"/>
                  <w:szCs w:val="18"/>
                </w:rPr>
                <w:t>.</w:t>
              </w:r>
            </w:ins>
            <w:del w:id="311" w:author="Nicholas Lee" w:date="2023-10-11T19:43:00Z">
              <w:r w:rsidRPr="00205338" w:rsidDel="00B9775B">
                <w:rPr>
                  <w:color w:val="000000" w:themeColor="text1"/>
                  <w:sz w:val="18"/>
                  <w:szCs w:val="18"/>
                </w:rPr>
                <w:delText>On the direction for our gene expression, there is an Pasr promoter (</w:delText>
              </w:r>
              <w:r w:rsidRPr="00205338" w:rsidDel="00B9775B">
                <w:rPr>
                  <w:rFonts w:hint="eastAsia"/>
                  <w:color w:val="000000" w:themeColor="text1"/>
                  <w:sz w:val="18"/>
                  <w:szCs w:val="18"/>
                </w:rPr>
                <w:delText>BBa</w:delText>
              </w:r>
              <w:r w:rsidRPr="00205338" w:rsidDel="00B9775B">
                <w:rPr>
                  <w:color w:val="000000" w:themeColor="text1"/>
                  <w:sz w:val="18"/>
                  <w:szCs w:val="18"/>
                </w:rPr>
                <w:delText>_K471600</w:delText>
              </w:r>
              <w:r w:rsidRPr="00205338" w:rsidDel="00B9775B">
                <w:rPr>
                  <w:rFonts w:hint="eastAsia"/>
                  <w:color w:val="000000" w:themeColor="text1"/>
                  <w:sz w:val="18"/>
                  <w:szCs w:val="18"/>
                </w:rPr>
                <w:delText>0</w:delText>
              </w:r>
              <w:r w:rsidRPr="00205338" w:rsidDel="00B9775B">
                <w:rPr>
                  <w:color w:val="000000" w:themeColor="text1"/>
                  <w:sz w:val="18"/>
                  <w:szCs w:val="18"/>
                </w:rPr>
                <w:delText xml:space="preserve">) which is the pH-responsive promoter native to E.coli, inducing transcription in human </w:delText>
              </w:r>
              <w:r w:rsidRPr="00205338" w:rsidDel="00B9775B">
                <w:rPr>
                  <w:rFonts w:hint="eastAsia"/>
                  <w:color w:val="000000" w:themeColor="text1"/>
                  <w:sz w:val="18"/>
                  <w:szCs w:val="18"/>
                </w:rPr>
                <w:delText>duodenum</w:delText>
              </w:r>
              <w:r w:rsidRPr="00205338" w:rsidDel="00B9775B">
                <w:rPr>
                  <w:color w:val="000000" w:themeColor="text1"/>
                  <w:sz w:val="18"/>
                  <w:szCs w:val="18"/>
                </w:rPr>
                <w:delText xml:space="preserve"> region’s relatively acidic environment (pH 5~6), RBS (BBa_B0034) which is the ribosome binding site, mSandy gene is our fluorescent reporter gene, double terminator  (BBa_B0015) is the terminator, </w:delText>
              </w:r>
              <w:r w:rsidRPr="00205338" w:rsidDel="00B9775B">
                <w:rPr>
                  <w:rFonts w:hint="eastAsia"/>
                  <w:color w:val="000000" w:themeColor="text1"/>
                  <w:sz w:val="18"/>
                  <w:szCs w:val="18"/>
                </w:rPr>
                <w:delText>BioBrick prefix and BioBrick suffix are presented at the beginning and end of the whole insert gene</w:delText>
              </w:r>
              <w:r w:rsidRPr="00205338" w:rsidDel="00B9775B">
                <w:rPr>
                  <w:color w:val="000000" w:themeColor="text1"/>
                  <w:sz w:val="18"/>
                  <w:szCs w:val="18"/>
                </w:rPr>
                <w:delText xml:space="preserve">. In the opposite direction, the cat promoter controls the CmR gene which is the selective marker, carrying chloramphenicaol resistance gene for our screening object. Followed by Lambda T0 terminator, there is also a replication origin for the whole plasmid. This plasmid is the design for </w:delText>
              </w:r>
              <w:r w:rsidRPr="00205338" w:rsidDel="00B9775B">
                <w:rPr>
                  <w:rFonts w:hint="eastAsia"/>
                  <w:color w:val="000000" w:themeColor="text1"/>
                  <w:sz w:val="18"/>
                  <w:szCs w:val="18"/>
                </w:rPr>
                <w:delText>validating</w:delText>
              </w:r>
              <w:r w:rsidRPr="00205338" w:rsidDel="00B9775B">
                <w:rPr>
                  <w:color w:val="000000" w:themeColor="text1"/>
                  <w:sz w:val="18"/>
                  <w:szCs w:val="18"/>
                </w:rPr>
                <w:delText xml:space="preserve"> whether or not</w:delText>
              </w:r>
              <w:r w:rsidRPr="00205338" w:rsidDel="00B9775B">
                <w:rPr>
                  <w:rFonts w:hint="eastAsia"/>
                  <w:color w:val="000000" w:themeColor="text1"/>
                  <w:sz w:val="18"/>
                  <w:szCs w:val="18"/>
                </w:rPr>
                <w:delText xml:space="preserve"> </w:delText>
              </w:r>
              <w:r w:rsidRPr="00205338" w:rsidDel="00B9775B">
                <w:rPr>
                  <w:color w:val="000000" w:themeColor="text1"/>
                  <w:sz w:val="18"/>
                  <w:szCs w:val="18"/>
                </w:rPr>
                <w:delText xml:space="preserve">the new fluorescent reporter gene mSandy2 we use has a good RFP property in our project </w:delText>
              </w:r>
              <w:r w:rsidRPr="00205338" w:rsidDel="00B9775B">
                <w:rPr>
                  <w:rFonts w:hint="eastAsia"/>
                  <w:color w:val="000000" w:themeColor="text1"/>
                  <w:sz w:val="18"/>
                  <w:szCs w:val="18"/>
                </w:rPr>
                <w:delText>replace the mCherry part of BBa_K4357004 (PSB1C3-Pasr-mCherry)</w:delText>
              </w:r>
              <w:r w:rsidRPr="00205338" w:rsidDel="00B9775B">
                <w:rPr>
                  <w:color w:val="000000" w:themeColor="text1"/>
                  <w:sz w:val="18"/>
                  <w:szCs w:val="18"/>
                </w:rPr>
                <w:delText>.</w:delText>
              </w:r>
            </w:del>
          </w:p>
        </w:tc>
        <w:tc>
          <w:tcPr>
            <w:tcW w:w="992" w:type="dxa"/>
            <w:tcBorders>
              <w:bottom w:val="single" w:sz="4" w:space="0" w:color="auto"/>
            </w:tcBorders>
          </w:tcPr>
          <w:p w14:paraId="33ECF5BF" w14:textId="77777777" w:rsidR="00240951" w:rsidRPr="006831E3" w:rsidRDefault="00240951" w:rsidP="00E21AB2">
            <w:pPr>
              <w:ind w:left="0"/>
              <w:jc w:val="both"/>
              <w:rPr>
                <w:color w:val="000000" w:themeColor="text1"/>
                <w:sz w:val="18"/>
                <w:szCs w:val="18"/>
              </w:rPr>
            </w:pPr>
          </w:p>
        </w:tc>
      </w:tr>
    </w:tbl>
    <w:p w14:paraId="723F58C0" w14:textId="77777777" w:rsidR="00BC6C07" w:rsidRPr="006831E3" w:rsidRDefault="00BC6C07" w:rsidP="00BC6C07">
      <w:pPr>
        <w:ind w:left="0"/>
        <w:rPr>
          <w:rFonts w:ascii="Arial" w:eastAsia="SimSun" w:hAnsi="Arial" w:cs="Arial"/>
          <w:color w:val="000000" w:themeColor="text1"/>
          <w:kern w:val="0"/>
          <w:sz w:val="26"/>
          <w:szCs w:val="26"/>
          <w:shd w:val="clear" w:color="auto" w:fill="FFFFFF"/>
          <w:lang w:bidi="ar"/>
        </w:rPr>
      </w:pPr>
    </w:p>
    <w:p w14:paraId="033CC2FA" w14:textId="77777777" w:rsidR="00BC6C07" w:rsidRPr="006831E3" w:rsidRDefault="00BC6C07" w:rsidP="00BC6C07">
      <w:pPr>
        <w:ind w:left="0"/>
        <w:rPr>
          <w:rFonts w:ascii="Arial" w:eastAsia="SimSun" w:hAnsi="Arial" w:cs="Arial"/>
          <w:color w:val="000000" w:themeColor="text1"/>
          <w:kern w:val="0"/>
          <w:sz w:val="26"/>
          <w:szCs w:val="26"/>
          <w:shd w:val="clear" w:color="auto" w:fill="FFFFFF"/>
          <w:lang w:bidi="ar"/>
        </w:rPr>
      </w:pPr>
      <w:r w:rsidRPr="006831E3">
        <w:rPr>
          <w:rFonts w:ascii="Arial" w:eastAsia="SimSun" w:hAnsi="Arial" w:cs="Arial" w:hint="eastAsia"/>
          <w:color w:val="000000" w:themeColor="text1"/>
          <w:kern w:val="0"/>
          <w:sz w:val="26"/>
          <w:szCs w:val="26"/>
          <w:shd w:val="clear" w:color="auto" w:fill="FFFFFF"/>
          <w:lang w:bidi="ar"/>
        </w:rPr>
        <w:t>Release Module</w:t>
      </w:r>
    </w:p>
    <w:tbl>
      <w:tblPr>
        <w:tblStyle w:val="TableGrid"/>
        <w:tblW w:w="9209" w:type="dxa"/>
        <w:tblLayout w:type="fixed"/>
        <w:tblLook w:val="04A0" w:firstRow="1" w:lastRow="0" w:firstColumn="1" w:lastColumn="0" w:noHBand="0" w:noVBand="1"/>
      </w:tblPr>
      <w:tblGrid>
        <w:gridCol w:w="1843"/>
        <w:gridCol w:w="1271"/>
        <w:gridCol w:w="1276"/>
        <w:gridCol w:w="3827"/>
        <w:gridCol w:w="992"/>
      </w:tblGrid>
      <w:tr w:rsidR="00240951" w:rsidRPr="006831E3" w14:paraId="0286968E" w14:textId="77777777" w:rsidTr="00240951">
        <w:tc>
          <w:tcPr>
            <w:tcW w:w="1843" w:type="dxa"/>
          </w:tcPr>
          <w:p w14:paraId="4D10A2A6" w14:textId="77777777" w:rsidR="00240951" w:rsidRPr="006831E3" w:rsidRDefault="00240951" w:rsidP="00E21AB2">
            <w:pPr>
              <w:ind w:left="0"/>
              <w:rPr>
                <w:rFonts w:ascii="Arial" w:eastAsia="SimSun" w:hAnsi="Arial" w:cs="Arial"/>
                <w:color w:val="000000" w:themeColor="text1"/>
                <w:kern w:val="0"/>
                <w:sz w:val="26"/>
                <w:szCs w:val="26"/>
                <w:shd w:val="clear" w:color="auto" w:fill="FFFFFF"/>
                <w:lang w:bidi="ar"/>
              </w:rPr>
            </w:pPr>
            <w:r w:rsidRPr="006831E3">
              <w:rPr>
                <w:b/>
                <w:bCs/>
                <w:color w:val="000000" w:themeColor="text1"/>
                <w:u w:val="single"/>
              </w:rPr>
              <w:t>Name (BBa_K4716000-BBa_4716999)</w:t>
            </w:r>
          </w:p>
        </w:tc>
        <w:tc>
          <w:tcPr>
            <w:tcW w:w="1271" w:type="dxa"/>
          </w:tcPr>
          <w:p w14:paraId="123C8C22" w14:textId="77777777" w:rsidR="00240951" w:rsidRPr="006831E3" w:rsidRDefault="00240951" w:rsidP="00E21AB2">
            <w:pPr>
              <w:ind w:left="0"/>
              <w:rPr>
                <w:rFonts w:ascii="Arial" w:eastAsia="SimSun" w:hAnsi="Arial" w:cs="Arial"/>
                <w:color w:val="000000" w:themeColor="text1"/>
                <w:kern w:val="0"/>
                <w:sz w:val="26"/>
                <w:szCs w:val="26"/>
                <w:shd w:val="clear" w:color="auto" w:fill="FFFFFF"/>
                <w:lang w:bidi="ar"/>
              </w:rPr>
            </w:pPr>
            <w:r w:rsidRPr="006831E3">
              <w:rPr>
                <w:b/>
                <w:bCs/>
                <w:color w:val="000000" w:themeColor="text1"/>
                <w:u w:val="single"/>
              </w:rPr>
              <w:t>Nickname</w:t>
            </w:r>
          </w:p>
        </w:tc>
        <w:tc>
          <w:tcPr>
            <w:tcW w:w="1276" w:type="dxa"/>
          </w:tcPr>
          <w:p w14:paraId="37D8A5F4" w14:textId="77777777" w:rsidR="00240951" w:rsidRPr="006831E3" w:rsidRDefault="00240951" w:rsidP="00E21AB2">
            <w:pPr>
              <w:ind w:left="0"/>
              <w:rPr>
                <w:rFonts w:ascii="Arial" w:eastAsia="SimSun" w:hAnsi="Arial" w:cs="Arial"/>
                <w:color w:val="000000" w:themeColor="text1"/>
                <w:kern w:val="0"/>
                <w:sz w:val="26"/>
                <w:szCs w:val="26"/>
                <w:shd w:val="clear" w:color="auto" w:fill="FFFFFF"/>
                <w:lang w:bidi="ar"/>
              </w:rPr>
            </w:pPr>
            <w:r w:rsidRPr="006831E3">
              <w:rPr>
                <w:b/>
                <w:bCs/>
                <w:color w:val="000000" w:themeColor="text1"/>
                <w:u w:val="single"/>
              </w:rPr>
              <w:t xml:space="preserve">Parts type (Basic or </w:t>
            </w:r>
            <w:proofErr w:type="spellStart"/>
            <w:r w:rsidRPr="006831E3">
              <w:rPr>
                <w:b/>
                <w:bCs/>
                <w:color w:val="000000" w:themeColor="text1"/>
                <w:u w:val="single"/>
              </w:rPr>
              <w:t>composit</w:t>
            </w:r>
            <w:proofErr w:type="spellEnd"/>
            <w:r w:rsidRPr="006831E3">
              <w:rPr>
                <w:b/>
                <w:bCs/>
                <w:color w:val="000000" w:themeColor="text1"/>
                <w:u w:val="single"/>
              </w:rPr>
              <w:t>)</w:t>
            </w:r>
          </w:p>
        </w:tc>
        <w:tc>
          <w:tcPr>
            <w:tcW w:w="3827" w:type="dxa"/>
          </w:tcPr>
          <w:p w14:paraId="0D6364ED" w14:textId="77777777" w:rsidR="00240951" w:rsidRPr="006831E3" w:rsidRDefault="00240951" w:rsidP="00E21AB2">
            <w:pPr>
              <w:ind w:left="0"/>
              <w:rPr>
                <w:rFonts w:ascii="Arial" w:eastAsia="SimSun" w:hAnsi="Arial" w:cs="Arial"/>
                <w:color w:val="000000" w:themeColor="text1"/>
                <w:kern w:val="0"/>
                <w:sz w:val="26"/>
                <w:szCs w:val="26"/>
                <w:shd w:val="clear" w:color="auto" w:fill="FFFFFF"/>
                <w:lang w:bidi="ar"/>
              </w:rPr>
            </w:pPr>
            <w:r w:rsidRPr="006831E3">
              <w:rPr>
                <w:b/>
                <w:bCs/>
                <w:color w:val="000000" w:themeColor="text1"/>
                <w:u w:val="single"/>
              </w:rPr>
              <w:t>Description</w:t>
            </w:r>
          </w:p>
        </w:tc>
        <w:tc>
          <w:tcPr>
            <w:tcW w:w="992" w:type="dxa"/>
          </w:tcPr>
          <w:p w14:paraId="39237F10" w14:textId="77777777" w:rsidR="00240951" w:rsidRPr="006831E3" w:rsidRDefault="00240951" w:rsidP="00E21AB2">
            <w:pPr>
              <w:ind w:left="0"/>
              <w:rPr>
                <w:rFonts w:ascii="Arial" w:eastAsia="SimSun" w:hAnsi="Arial" w:cs="Arial"/>
                <w:color w:val="000000" w:themeColor="text1"/>
                <w:kern w:val="0"/>
                <w:sz w:val="26"/>
                <w:szCs w:val="26"/>
                <w:shd w:val="clear" w:color="auto" w:fill="FFFFFF"/>
                <w:lang w:bidi="ar"/>
              </w:rPr>
            </w:pPr>
            <w:r w:rsidRPr="006831E3">
              <w:rPr>
                <w:b/>
                <w:bCs/>
                <w:color w:val="000000" w:themeColor="text1"/>
                <w:u w:val="single"/>
              </w:rPr>
              <w:t>Length</w:t>
            </w:r>
          </w:p>
        </w:tc>
      </w:tr>
      <w:tr w:rsidR="00240951" w:rsidRPr="006831E3" w14:paraId="630BD1AB" w14:textId="77777777" w:rsidTr="00240951">
        <w:tc>
          <w:tcPr>
            <w:tcW w:w="1843" w:type="dxa"/>
            <w:shd w:val="clear" w:color="auto" w:fill="B4C6E7" w:themeFill="accent1" w:themeFillTint="66"/>
          </w:tcPr>
          <w:p w14:paraId="004A7B9D" w14:textId="77777777" w:rsidR="00240951" w:rsidRPr="006831E3" w:rsidRDefault="00240951" w:rsidP="00E21AB2">
            <w:pPr>
              <w:ind w:left="0"/>
              <w:jc w:val="both"/>
              <w:rPr>
                <w:color w:val="000000" w:themeColor="text1"/>
                <w:sz w:val="18"/>
                <w:szCs w:val="18"/>
              </w:rPr>
            </w:pPr>
          </w:p>
          <w:p w14:paraId="4474E817"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999</w:t>
            </w:r>
            <w:r w:rsidRPr="006831E3">
              <w:rPr>
                <w:color w:val="000000" w:themeColor="text1"/>
                <w:sz w:val="18"/>
                <w:szCs w:val="18"/>
              </w:rPr>
              <w:t>)</w:t>
            </w:r>
          </w:p>
        </w:tc>
        <w:tc>
          <w:tcPr>
            <w:tcW w:w="1271" w:type="dxa"/>
          </w:tcPr>
          <w:p w14:paraId="53F891B7" w14:textId="77777777" w:rsidR="00240951" w:rsidRPr="006831E3" w:rsidRDefault="00240951" w:rsidP="00E21AB2">
            <w:pPr>
              <w:ind w:left="0"/>
              <w:jc w:val="both"/>
              <w:rPr>
                <w:i/>
                <w:color w:val="000000" w:themeColor="text1"/>
                <w:sz w:val="18"/>
                <w:szCs w:val="18"/>
              </w:rPr>
            </w:pPr>
            <w:proofErr w:type="spellStart"/>
            <w:r w:rsidRPr="006831E3">
              <w:rPr>
                <w:i/>
                <w:color w:val="000000" w:themeColor="text1"/>
                <w:sz w:val="18"/>
                <w:szCs w:val="18"/>
              </w:rPr>
              <w:t>ProA</w:t>
            </w:r>
            <w:proofErr w:type="spellEnd"/>
          </w:p>
        </w:tc>
        <w:tc>
          <w:tcPr>
            <w:tcW w:w="1276" w:type="dxa"/>
          </w:tcPr>
          <w:p w14:paraId="01FB017C"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Promoter (for regulator)</w:t>
            </w:r>
          </w:p>
        </w:tc>
        <w:tc>
          <w:tcPr>
            <w:tcW w:w="3827" w:type="dxa"/>
          </w:tcPr>
          <w:p w14:paraId="1574AA05"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 xml:space="preserve">Initiates DNA transcription expressing </w:t>
            </w:r>
            <w:proofErr w:type="spellStart"/>
            <w:r w:rsidRPr="006831E3">
              <w:rPr>
                <w:color w:val="000000" w:themeColor="text1"/>
                <w:sz w:val="18"/>
                <w:szCs w:val="18"/>
              </w:rPr>
              <w:t>NorR</w:t>
            </w:r>
            <w:proofErr w:type="spellEnd"/>
            <w:r w:rsidRPr="006831E3">
              <w:rPr>
                <w:color w:val="000000" w:themeColor="text1"/>
                <w:sz w:val="18"/>
                <w:szCs w:val="18"/>
              </w:rPr>
              <w:t xml:space="preserve"> protein.</w:t>
            </w:r>
          </w:p>
          <w:p w14:paraId="37AB4F98"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 xml:space="preserve">The relatively weaker constitutive promoter for expressing NO-binding protein </w:t>
            </w:r>
            <w:proofErr w:type="spellStart"/>
            <w:r w:rsidRPr="006831E3">
              <w:rPr>
                <w:color w:val="000000" w:themeColor="text1"/>
                <w:sz w:val="18"/>
                <w:szCs w:val="18"/>
              </w:rPr>
              <w:t>NorR</w:t>
            </w:r>
            <w:proofErr w:type="spellEnd"/>
            <w:r w:rsidRPr="006831E3">
              <w:rPr>
                <w:color w:val="000000" w:themeColor="text1"/>
                <w:sz w:val="18"/>
                <w:szCs w:val="18"/>
              </w:rPr>
              <w:t xml:space="preserve"> (</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998</w:t>
            </w:r>
            <w:r w:rsidRPr="006831E3">
              <w:rPr>
                <w:color w:val="000000" w:themeColor="text1"/>
                <w:sz w:val="18"/>
                <w:szCs w:val="18"/>
              </w:rPr>
              <w:t xml:space="preserve">), When we use this weaker promoter for </w:t>
            </w:r>
            <w:proofErr w:type="spellStart"/>
            <w:r w:rsidRPr="006831E3">
              <w:rPr>
                <w:color w:val="000000" w:themeColor="text1"/>
                <w:sz w:val="18"/>
                <w:szCs w:val="18"/>
              </w:rPr>
              <w:t>NorR</w:t>
            </w:r>
            <w:proofErr w:type="spellEnd"/>
            <w:r w:rsidRPr="006831E3">
              <w:rPr>
                <w:color w:val="000000" w:themeColor="text1"/>
                <w:sz w:val="18"/>
                <w:szCs w:val="18"/>
              </w:rPr>
              <w:t xml:space="preserve"> the sensitive of NO sensor will be higher that </w:t>
            </w:r>
            <w:r w:rsidRPr="006831E3">
              <w:rPr>
                <w:rFonts w:hint="eastAsia"/>
                <w:color w:val="000000" w:themeColor="text1"/>
                <w:sz w:val="18"/>
                <w:szCs w:val="18"/>
              </w:rPr>
              <w:t>l</w:t>
            </w:r>
            <w:r w:rsidRPr="006831E3">
              <w:rPr>
                <w:color w:val="000000" w:themeColor="text1"/>
                <w:sz w:val="18"/>
                <w:szCs w:val="18"/>
              </w:rPr>
              <w:t>ower the threshold for our NO sensor to be triggered by nitric oxide for prolyl endopeptidase expression in an inflammatory-like environment.</w:t>
            </w:r>
          </w:p>
        </w:tc>
        <w:tc>
          <w:tcPr>
            <w:tcW w:w="992" w:type="dxa"/>
          </w:tcPr>
          <w:p w14:paraId="42195987"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166bp</w:t>
            </w:r>
          </w:p>
        </w:tc>
      </w:tr>
      <w:tr w:rsidR="00240951" w:rsidRPr="006831E3" w14:paraId="36FA76A7" w14:textId="77777777" w:rsidTr="00240951">
        <w:tc>
          <w:tcPr>
            <w:tcW w:w="1843" w:type="dxa"/>
            <w:shd w:val="clear" w:color="auto" w:fill="B4C6E7" w:themeFill="accent1" w:themeFillTint="66"/>
          </w:tcPr>
          <w:p w14:paraId="577776B2"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998</w:t>
            </w:r>
            <w:r w:rsidRPr="006831E3">
              <w:rPr>
                <w:color w:val="000000" w:themeColor="text1"/>
                <w:sz w:val="18"/>
                <w:szCs w:val="18"/>
              </w:rPr>
              <w:t>)</w:t>
            </w:r>
          </w:p>
        </w:tc>
        <w:tc>
          <w:tcPr>
            <w:tcW w:w="1271" w:type="dxa"/>
          </w:tcPr>
          <w:p w14:paraId="1D1161E2" w14:textId="77777777" w:rsidR="00240951" w:rsidRPr="006831E3" w:rsidRDefault="00240951" w:rsidP="00E21AB2">
            <w:pPr>
              <w:ind w:left="0"/>
              <w:jc w:val="both"/>
              <w:rPr>
                <w:i/>
                <w:color w:val="000000" w:themeColor="text1"/>
                <w:sz w:val="18"/>
                <w:szCs w:val="18"/>
              </w:rPr>
            </w:pPr>
            <w:proofErr w:type="spellStart"/>
            <w:r w:rsidRPr="006831E3">
              <w:rPr>
                <w:i/>
                <w:color w:val="000000" w:themeColor="text1"/>
                <w:sz w:val="18"/>
                <w:szCs w:val="18"/>
              </w:rPr>
              <w:t>NorR</w:t>
            </w:r>
            <w:proofErr w:type="spellEnd"/>
          </w:p>
        </w:tc>
        <w:tc>
          <w:tcPr>
            <w:tcW w:w="1276" w:type="dxa"/>
          </w:tcPr>
          <w:p w14:paraId="3EE4DF10"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 xml:space="preserve">Regulator </w:t>
            </w:r>
          </w:p>
        </w:tc>
        <w:tc>
          <w:tcPr>
            <w:tcW w:w="3827" w:type="dxa"/>
          </w:tcPr>
          <w:p w14:paraId="6D4E38FC" w14:textId="77777777" w:rsidR="00240951" w:rsidRPr="006831E3" w:rsidRDefault="00240951" w:rsidP="00E21AB2">
            <w:pPr>
              <w:ind w:left="0"/>
              <w:jc w:val="both"/>
              <w:rPr>
                <w:color w:val="000000" w:themeColor="text1"/>
                <w:sz w:val="18"/>
                <w:szCs w:val="18"/>
              </w:rPr>
            </w:pPr>
            <w:proofErr w:type="spellStart"/>
            <w:r w:rsidRPr="006831E3">
              <w:rPr>
                <w:color w:val="000000" w:themeColor="text1"/>
                <w:sz w:val="18"/>
                <w:szCs w:val="18"/>
              </w:rPr>
              <w:t>NorR</w:t>
            </w:r>
            <w:proofErr w:type="spellEnd"/>
            <w:r w:rsidRPr="006831E3">
              <w:rPr>
                <w:color w:val="000000" w:themeColor="text1"/>
                <w:sz w:val="18"/>
                <w:szCs w:val="18"/>
              </w:rPr>
              <w:t xml:space="preserve"> has two very important functions, one is that it can bind to the promoter </w:t>
            </w:r>
            <w:proofErr w:type="spellStart"/>
            <w:r w:rsidRPr="006831E3">
              <w:rPr>
                <w:color w:val="000000" w:themeColor="text1"/>
                <w:sz w:val="18"/>
                <w:szCs w:val="18"/>
              </w:rPr>
              <w:t>PnorV</w:t>
            </w:r>
            <w:proofErr w:type="spellEnd"/>
            <w:r w:rsidRPr="006831E3">
              <w:rPr>
                <w:color w:val="000000" w:themeColor="text1"/>
                <w:sz w:val="18"/>
                <w:szCs w:val="18"/>
              </w:rPr>
              <w:t xml:space="preserve"> (</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997</w:t>
            </w:r>
            <w:r w:rsidRPr="006831E3">
              <w:rPr>
                <w:color w:val="000000" w:themeColor="text1"/>
                <w:sz w:val="18"/>
                <w:szCs w:val="18"/>
              </w:rPr>
              <w:t>) on DNA, and the other is that it can also bind more preferentially to NO in the presence of nitric oxide in the environment.</w:t>
            </w:r>
            <w:r w:rsidRPr="006831E3">
              <w:rPr>
                <w:rFonts w:hint="eastAsia"/>
                <w:color w:val="000000" w:themeColor="text1"/>
                <w:sz w:val="18"/>
                <w:szCs w:val="18"/>
              </w:rPr>
              <w:t xml:space="preserve"> </w:t>
            </w:r>
            <w:proofErr w:type="spellStart"/>
            <w:r w:rsidRPr="006831E3">
              <w:rPr>
                <w:color w:val="000000" w:themeColor="text1"/>
                <w:sz w:val="18"/>
                <w:szCs w:val="18"/>
              </w:rPr>
              <w:t>NorR</w:t>
            </w:r>
            <w:proofErr w:type="spellEnd"/>
            <w:r w:rsidRPr="006831E3">
              <w:rPr>
                <w:color w:val="000000" w:themeColor="text1"/>
                <w:sz w:val="18"/>
                <w:szCs w:val="18"/>
              </w:rPr>
              <w:t xml:space="preserve"> binds to DNA and inhibits transcription initiation; </w:t>
            </w:r>
            <w:r w:rsidRPr="006831E3">
              <w:rPr>
                <w:rFonts w:hint="eastAsia"/>
                <w:color w:val="000000" w:themeColor="text1"/>
                <w:sz w:val="18"/>
                <w:szCs w:val="18"/>
              </w:rPr>
              <w:t>When NO molecules are present in the environment</w:t>
            </w:r>
            <w:r w:rsidRPr="006831E3">
              <w:rPr>
                <w:rFonts w:hint="eastAsia"/>
                <w:color w:val="000000" w:themeColor="text1"/>
                <w:sz w:val="18"/>
                <w:szCs w:val="18"/>
              </w:rPr>
              <w:t>，</w:t>
            </w:r>
            <w:proofErr w:type="spellStart"/>
            <w:r w:rsidRPr="006831E3">
              <w:rPr>
                <w:color w:val="000000" w:themeColor="text1"/>
                <w:sz w:val="18"/>
                <w:szCs w:val="18"/>
              </w:rPr>
              <w:t>NorR</w:t>
            </w:r>
            <w:proofErr w:type="spellEnd"/>
            <w:r w:rsidRPr="006831E3">
              <w:rPr>
                <w:color w:val="000000" w:themeColor="text1"/>
                <w:sz w:val="18"/>
                <w:szCs w:val="18"/>
              </w:rPr>
              <w:t xml:space="preserve"> exposes its AAA+ ATPase </w:t>
            </w:r>
            <w:proofErr w:type="spellStart"/>
            <w:r w:rsidRPr="006831E3">
              <w:rPr>
                <w:color w:val="000000" w:themeColor="text1"/>
                <w:sz w:val="18"/>
                <w:szCs w:val="18"/>
              </w:rPr>
              <w:t>domai</w:t>
            </w:r>
            <w:proofErr w:type="spellEnd"/>
            <w:r w:rsidRPr="006831E3">
              <w:rPr>
                <w:rFonts w:hint="eastAsia"/>
                <w:color w:val="000000" w:themeColor="text1"/>
                <w:sz w:val="18"/>
                <w:szCs w:val="18"/>
              </w:rPr>
              <w:t>，</w:t>
            </w:r>
            <w:proofErr w:type="spellStart"/>
            <w:r w:rsidRPr="006831E3">
              <w:rPr>
                <w:color w:val="000000" w:themeColor="text1"/>
                <w:sz w:val="18"/>
                <w:szCs w:val="18"/>
              </w:rPr>
              <w:t>n</w:t>
            </w:r>
            <w:r w:rsidRPr="006831E3">
              <w:rPr>
                <w:rFonts w:hint="eastAsia"/>
                <w:color w:val="000000" w:themeColor="text1"/>
                <w:sz w:val="18"/>
                <w:szCs w:val="18"/>
              </w:rPr>
              <w:t>nbinding</w:t>
            </w:r>
            <w:proofErr w:type="spellEnd"/>
            <w:r w:rsidRPr="006831E3">
              <w:rPr>
                <w:rFonts w:hint="eastAsia"/>
                <w:color w:val="000000" w:themeColor="text1"/>
                <w:sz w:val="18"/>
                <w:szCs w:val="18"/>
              </w:rPr>
              <w:t xml:space="preserve"> </w:t>
            </w:r>
            <w:r w:rsidRPr="006831E3">
              <w:rPr>
                <w:color w:val="000000" w:themeColor="text1"/>
                <w:sz w:val="18"/>
                <w:szCs w:val="18"/>
              </w:rPr>
              <w:t>to</w:t>
            </w:r>
            <w:r w:rsidRPr="006831E3">
              <w:rPr>
                <w:rFonts w:hint="eastAsia"/>
                <w:color w:val="000000" w:themeColor="text1"/>
                <w:sz w:val="18"/>
                <w:szCs w:val="18"/>
              </w:rPr>
              <w:t xml:space="preserve"> DNA molecule (</w:t>
            </w:r>
            <w:proofErr w:type="spellStart"/>
            <w:r w:rsidRPr="006831E3">
              <w:rPr>
                <w:rFonts w:hint="eastAsia"/>
                <w:color w:val="000000" w:themeColor="text1"/>
                <w:sz w:val="18"/>
                <w:szCs w:val="18"/>
              </w:rPr>
              <w:t>PnorV</w:t>
            </w:r>
            <w:proofErr w:type="spellEnd"/>
            <w:r w:rsidRPr="006831E3">
              <w:rPr>
                <w:rFonts w:hint="eastAsia"/>
                <w:color w:val="000000" w:themeColor="text1"/>
                <w:sz w:val="18"/>
                <w:szCs w:val="18"/>
              </w:rPr>
              <w:t xml:space="preserve"> promoter) will release its inhibition of downstream gene expression, allowing genes downstream of the </w:t>
            </w:r>
            <w:proofErr w:type="spellStart"/>
            <w:r w:rsidRPr="006831E3">
              <w:rPr>
                <w:rFonts w:hint="eastAsia"/>
                <w:color w:val="000000" w:themeColor="text1"/>
                <w:sz w:val="18"/>
                <w:szCs w:val="18"/>
              </w:rPr>
              <w:t>PnorV</w:t>
            </w:r>
            <w:proofErr w:type="spellEnd"/>
            <w:r w:rsidRPr="006831E3">
              <w:rPr>
                <w:rFonts w:hint="eastAsia"/>
                <w:color w:val="000000" w:themeColor="text1"/>
                <w:sz w:val="18"/>
                <w:szCs w:val="18"/>
              </w:rPr>
              <w:t xml:space="preserve"> promoter to be transcribed and expressed. In our project, </w:t>
            </w:r>
            <w:proofErr w:type="spellStart"/>
            <w:r w:rsidRPr="006831E3">
              <w:rPr>
                <w:rFonts w:hint="eastAsia"/>
                <w:color w:val="000000" w:themeColor="text1"/>
                <w:sz w:val="18"/>
                <w:szCs w:val="18"/>
              </w:rPr>
              <w:t>NorR</w:t>
            </w:r>
            <w:proofErr w:type="spellEnd"/>
            <w:r w:rsidRPr="006831E3">
              <w:rPr>
                <w:rFonts w:hint="eastAsia"/>
                <w:color w:val="000000" w:themeColor="text1"/>
                <w:sz w:val="18"/>
                <w:szCs w:val="18"/>
              </w:rPr>
              <w:t xml:space="preserve"> will be mediated by the </w:t>
            </w:r>
            <w:proofErr w:type="spellStart"/>
            <w:r w:rsidRPr="006831E3">
              <w:rPr>
                <w:rFonts w:hint="eastAsia"/>
                <w:color w:val="000000" w:themeColor="text1"/>
                <w:sz w:val="18"/>
                <w:szCs w:val="18"/>
              </w:rPr>
              <w:t>ProA</w:t>
            </w:r>
            <w:proofErr w:type="spellEnd"/>
            <w:r w:rsidRPr="006831E3">
              <w:rPr>
                <w:rFonts w:hint="eastAsia"/>
                <w:color w:val="000000" w:themeColor="text1"/>
                <w:sz w:val="18"/>
                <w:szCs w:val="18"/>
              </w:rPr>
              <w:t xml:space="preserve"> promoter</w:t>
            </w:r>
            <w:r w:rsidRPr="006831E3">
              <w:rPr>
                <w:color w:val="000000" w:themeColor="text1"/>
                <w:sz w:val="18"/>
                <w:szCs w:val="18"/>
              </w:rPr>
              <w:t xml:space="preserve"> (</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999</w:t>
            </w:r>
            <w:r w:rsidRPr="006831E3">
              <w:rPr>
                <w:color w:val="000000" w:themeColor="text1"/>
                <w:sz w:val="18"/>
                <w:szCs w:val="18"/>
              </w:rPr>
              <w:t>)</w:t>
            </w:r>
            <w:r w:rsidRPr="006831E3">
              <w:rPr>
                <w:rFonts w:hint="eastAsia"/>
                <w:color w:val="000000" w:themeColor="text1"/>
                <w:sz w:val="18"/>
                <w:szCs w:val="18"/>
              </w:rPr>
              <w:t xml:space="preserve"> to repress proline endopeptidase</w:t>
            </w:r>
            <w:r w:rsidRPr="006831E3">
              <w:rPr>
                <w:color w:val="000000" w:themeColor="text1"/>
                <w:sz w:val="18"/>
                <w:szCs w:val="18"/>
              </w:rPr>
              <w:t xml:space="preserve"> (</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996</w:t>
            </w:r>
            <w:r w:rsidRPr="006831E3">
              <w:rPr>
                <w:color w:val="000000" w:themeColor="text1"/>
                <w:sz w:val="18"/>
                <w:szCs w:val="18"/>
              </w:rPr>
              <w:t xml:space="preserve"> and </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995</w:t>
            </w:r>
            <w:r w:rsidRPr="006831E3">
              <w:rPr>
                <w:color w:val="000000" w:themeColor="text1"/>
                <w:sz w:val="18"/>
                <w:szCs w:val="18"/>
              </w:rPr>
              <w:t>)</w:t>
            </w:r>
            <w:r w:rsidRPr="006831E3">
              <w:rPr>
                <w:rFonts w:hint="eastAsia"/>
                <w:color w:val="000000" w:themeColor="text1"/>
                <w:sz w:val="18"/>
                <w:szCs w:val="18"/>
              </w:rPr>
              <w:t xml:space="preserve"> expression downstream of the </w:t>
            </w:r>
            <w:proofErr w:type="spellStart"/>
            <w:r w:rsidRPr="006831E3">
              <w:rPr>
                <w:rFonts w:hint="eastAsia"/>
                <w:color w:val="000000" w:themeColor="text1"/>
                <w:sz w:val="18"/>
                <w:szCs w:val="18"/>
              </w:rPr>
              <w:t>PnorV</w:t>
            </w:r>
            <w:proofErr w:type="spellEnd"/>
            <w:r w:rsidRPr="006831E3">
              <w:rPr>
                <w:rFonts w:hint="eastAsia"/>
                <w:color w:val="000000" w:themeColor="text1"/>
                <w:sz w:val="18"/>
                <w:szCs w:val="18"/>
              </w:rPr>
              <w:t xml:space="preserve"> promoter.</w:t>
            </w:r>
          </w:p>
        </w:tc>
        <w:tc>
          <w:tcPr>
            <w:tcW w:w="992" w:type="dxa"/>
          </w:tcPr>
          <w:p w14:paraId="6CED0305"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1515 bp</w:t>
            </w:r>
          </w:p>
        </w:tc>
      </w:tr>
      <w:tr w:rsidR="00240951" w:rsidRPr="006831E3" w14:paraId="11B5DF44" w14:textId="77777777" w:rsidTr="00240951">
        <w:tc>
          <w:tcPr>
            <w:tcW w:w="1843" w:type="dxa"/>
            <w:shd w:val="clear" w:color="auto" w:fill="B4C6E7" w:themeFill="accent1" w:themeFillTint="66"/>
          </w:tcPr>
          <w:p w14:paraId="41A6AD33"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lastRenderedPageBreak/>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997</w:t>
            </w:r>
            <w:r w:rsidRPr="006831E3">
              <w:rPr>
                <w:color w:val="000000" w:themeColor="text1"/>
                <w:sz w:val="18"/>
                <w:szCs w:val="18"/>
              </w:rPr>
              <w:t>)</w:t>
            </w:r>
          </w:p>
        </w:tc>
        <w:tc>
          <w:tcPr>
            <w:tcW w:w="1271" w:type="dxa"/>
          </w:tcPr>
          <w:p w14:paraId="324F50C6" w14:textId="77777777" w:rsidR="00240951" w:rsidRPr="006831E3" w:rsidRDefault="00240951" w:rsidP="00E21AB2">
            <w:pPr>
              <w:ind w:left="0"/>
              <w:jc w:val="both"/>
              <w:rPr>
                <w:i/>
                <w:color w:val="000000" w:themeColor="text1"/>
                <w:sz w:val="18"/>
                <w:szCs w:val="18"/>
              </w:rPr>
            </w:pPr>
            <w:proofErr w:type="spellStart"/>
            <w:r w:rsidRPr="006831E3">
              <w:rPr>
                <w:i/>
                <w:color w:val="000000" w:themeColor="text1"/>
                <w:sz w:val="18"/>
                <w:szCs w:val="18"/>
              </w:rPr>
              <w:t>PnorV</w:t>
            </w:r>
            <w:proofErr w:type="spellEnd"/>
          </w:p>
        </w:tc>
        <w:tc>
          <w:tcPr>
            <w:tcW w:w="1276" w:type="dxa"/>
          </w:tcPr>
          <w:p w14:paraId="27DA8E34"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Promoter (NO sensor part)</w:t>
            </w:r>
          </w:p>
        </w:tc>
        <w:tc>
          <w:tcPr>
            <w:tcW w:w="3827" w:type="dxa"/>
          </w:tcPr>
          <w:p w14:paraId="068E254E"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 xml:space="preserve">The </w:t>
            </w:r>
            <w:proofErr w:type="spellStart"/>
            <w:r w:rsidRPr="006831E3">
              <w:rPr>
                <w:color w:val="000000" w:themeColor="text1"/>
                <w:sz w:val="18"/>
                <w:szCs w:val="18"/>
              </w:rPr>
              <w:t>PnorV</w:t>
            </w:r>
            <w:proofErr w:type="spellEnd"/>
            <w:r w:rsidRPr="006831E3">
              <w:rPr>
                <w:color w:val="000000" w:themeColor="text1"/>
                <w:sz w:val="18"/>
                <w:szCs w:val="18"/>
              </w:rPr>
              <w:t xml:space="preserve"> promoter is a nitric oxide-inducible, σ-dependent promoter that is controlled by </w:t>
            </w:r>
            <w:proofErr w:type="spellStart"/>
            <w:r w:rsidRPr="006831E3">
              <w:rPr>
                <w:color w:val="000000" w:themeColor="text1"/>
                <w:sz w:val="18"/>
                <w:szCs w:val="18"/>
              </w:rPr>
              <w:t>NorR</w:t>
            </w:r>
            <w:proofErr w:type="spellEnd"/>
            <w:r w:rsidRPr="006831E3">
              <w:rPr>
                <w:color w:val="000000" w:themeColor="text1"/>
                <w:sz w:val="18"/>
                <w:szCs w:val="18"/>
              </w:rPr>
              <w:t xml:space="preserve">. </w:t>
            </w:r>
            <w:r w:rsidRPr="006831E3">
              <w:rPr>
                <w:rFonts w:hint="eastAsia"/>
                <w:color w:val="000000" w:themeColor="text1"/>
                <w:sz w:val="18"/>
                <w:szCs w:val="18"/>
              </w:rPr>
              <w:t xml:space="preserve">Repression of this promoter by </w:t>
            </w:r>
            <w:proofErr w:type="spellStart"/>
            <w:r w:rsidRPr="006831E3">
              <w:rPr>
                <w:rFonts w:hint="eastAsia"/>
                <w:color w:val="000000" w:themeColor="text1"/>
                <w:sz w:val="18"/>
                <w:szCs w:val="18"/>
              </w:rPr>
              <w:t>NorR</w:t>
            </w:r>
            <w:proofErr w:type="spellEnd"/>
            <w:r w:rsidRPr="006831E3">
              <w:rPr>
                <w:rFonts w:hint="eastAsia"/>
                <w:color w:val="000000" w:themeColor="text1"/>
                <w:sz w:val="18"/>
                <w:szCs w:val="18"/>
              </w:rPr>
              <w:t xml:space="preserve"> contact when NO molecules are present in the environment allows it to initiate expression of downstream genes.</w:t>
            </w:r>
          </w:p>
        </w:tc>
        <w:tc>
          <w:tcPr>
            <w:tcW w:w="992" w:type="dxa"/>
          </w:tcPr>
          <w:p w14:paraId="1639CE98"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256 bp</w:t>
            </w:r>
          </w:p>
        </w:tc>
      </w:tr>
      <w:tr w:rsidR="00240951" w:rsidRPr="006831E3" w14:paraId="4B009C74" w14:textId="77777777" w:rsidTr="00240951">
        <w:tc>
          <w:tcPr>
            <w:tcW w:w="1843" w:type="dxa"/>
            <w:shd w:val="clear" w:color="auto" w:fill="B4C6E7" w:themeFill="accent1" w:themeFillTint="66"/>
          </w:tcPr>
          <w:p w14:paraId="0942E2D6" w14:textId="77777777" w:rsidR="00240951" w:rsidRPr="006831E3" w:rsidRDefault="00240951" w:rsidP="00E21AB2">
            <w:pPr>
              <w:ind w:left="0"/>
              <w:jc w:val="both"/>
              <w:rPr>
                <w:color w:val="000000" w:themeColor="text1"/>
                <w:sz w:val="18"/>
                <w:szCs w:val="18"/>
              </w:rPr>
            </w:pPr>
          </w:p>
          <w:p w14:paraId="6604E8E2"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996</w:t>
            </w:r>
            <w:r w:rsidRPr="006831E3">
              <w:rPr>
                <w:color w:val="000000" w:themeColor="text1"/>
                <w:sz w:val="18"/>
                <w:szCs w:val="18"/>
              </w:rPr>
              <w:t>)</w:t>
            </w:r>
          </w:p>
        </w:tc>
        <w:tc>
          <w:tcPr>
            <w:tcW w:w="1271" w:type="dxa"/>
          </w:tcPr>
          <w:p w14:paraId="65670855" w14:textId="3CCAD947" w:rsidR="00240951" w:rsidRPr="006831E3" w:rsidRDefault="00240951" w:rsidP="00E21AB2">
            <w:pPr>
              <w:ind w:left="0"/>
              <w:jc w:val="both"/>
              <w:rPr>
                <w:i/>
                <w:color w:val="000000" w:themeColor="text1"/>
                <w:sz w:val="18"/>
                <w:szCs w:val="18"/>
              </w:rPr>
            </w:pPr>
            <w:proofErr w:type="spellStart"/>
            <w:r w:rsidRPr="006831E3">
              <w:rPr>
                <w:i/>
                <w:color w:val="000000" w:themeColor="text1"/>
                <w:sz w:val="18"/>
                <w:szCs w:val="18"/>
              </w:rPr>
              <w:t>Fvp</w:t>
            </w:r>
            <w:proofErr w:type="spellEnd"/>
            <w:r w:rsidRPr="006831E3">
              <w:rPr>
                <w:i/>
                <w:color w:val="000000" w:themeColor="text1"/>
                <w:sz w:val="18"/>
                <w:szCs w:val="18"/>
              </w:rPr>
              <w:t>-p</w:t>
            </w:r>
            <w:r>
              <w:rPr>
                <w:i/>
                <w:color w:val="000000" w:themeColor="text1"/>
                <w:sz w:val="18"/>
                <w:szCs w:val="18"/>
              </w:rPr>
              <w:t xml:space="preserve"> </w:t>
            </w:r>
            <w:r>
              <w:rPr>
                <w:iCs/>
              </w:rPr>
              <w:t>[6][7]</w:t>
            </w:r>
          </w:p>
        </w:tc>
        <w:tc>
          <w:tcPr>
            <w:tcW w:w="1276" w:type="dxa"/>
          </w:tcPr>
          <w:p w14:paraId="3CB783BD"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Protein (for enzyme)</w:t>
            </w:r>
          </w:p>
        </w:tc>
        <w:tc>
          <w:tcPr>
            <w:tcW w:w="3827" w:type="dxa"/>
          </w:tcPr>
          <w:p w14:paraId="6745C1D9" w14:textId="6E524B3F" w:rsidR="00240951" w:rsidRPr="006831E3" w:rsidDel="00281EC4" w:rsidRDefault="00240951" w:rsidP="00E21AB2">
            <w:pPr>
              <w:ind w:left="90" w:hangingChars="50" w:hanging="90"/>
              <w:jc w:val="both"/>
              <w:rPr>
                <w:del w:id="312" w:author="Nicholas Lee" w:date="2023-10-11T19:44:00Z"/>
                <w:color w:val="000000" w:themeColor="text1"/>
                <w:sz w:val="18"/>
                <w:szCs w:val="18"/>
              </w:rPr>
            </w:pPr>
            <w:proofErr w:type="spellStart"/>
            <w:r w:rsidRPr="006831E3">
              <w:rPr>
                <w:color w:val="000000" w:themeColor="text1"/>
                <w:sz w:val="18"/>
                <w:szCs w:val="18"/>
              </w:rPr>
              <w:t>Fvp</w:t>
            </w:r>
            <w:proofErr w:type="spellEnd"/>
            <w:r w:rsidRPr="006831E3">
              <w:rPr>
                <w:color w:val="000000" w:themeColor="text1"/>
                <w:sz w:val="18"/>
                <w:szCs w:val="18"/>
              </w:rPr>
              <w:t xml:space="preserve"> is a prolyl endopeptidase gluten breaking enzyme from </w:t>
            </w:r>
            <w:proofErr w:type="spellStart"/>
            <w:r w:rsidRPr="006831E3">
              <w:rPr>
                <w:color w:val="000000" w:themeColor="text1"/>
                <w:sz w:val="18"/>
                <w:szCs w:val="18"/>
              </w:rPr>
              <w:t>Enokitake</w:t>
            </w:r>
            <w:proofErr w:type="spellEnd"/>
            <w:ins w:id="313" w:author="Nicholas Lee" w:date="2023-10-11T19:44:00Z">
              <w:r>
                <w:rPr>
                  <w:color w:val="000000" w:themeColor="text1"/>
                  <w:sz w:val="18"/>
                  <w:szCs w:val="18"/>
                </w:rPr>
                <w:t xml:space="preserve"> </w:t>
              </w:r>
            </w:ins>
          </w:p>
          <w:p w14:paraId="7A2A9A04" w14:textId="38A09244" w:rsidR="00240951" w:rsidRPr="006831E3" w:rsidDel="00281EC4" w:rsidRDefault="00240951" w:rsidP="00281EC4">
            <w:pPr>
              <w:ind w:left="90" w:hangingChars="50" w:hanging="90"/>
              <w:jc w:val="both"/>
              <w:rPr>
                <w:del w:id="314" w:author="Nicholas Lee" w:date="2023-10-11T19:44:00Z"/>
                <w:i/>
                <w:iCs/>
                <w:color w:val="000000" w:themeColor="text1"/>
                <w:sz w:val="18"/>
                <w:szCs w:val="18"/>
              </w:rPr>
            </w:pPr>
            <w:r w:rsidRPr="006831E3">
              <w:rPr>
                <w:color w:val="000000" w:themeColor="text1"/>
                <w:sz w:val="18"/>
                <w:szCs w:val="18"/>
              </w:rPr>
              <w:t>(</w:t>
            </w:r>
            <w:proofErr w:type="spellStart"/>
            <w:r w:rsidRPr="006831E3">
              <w:rPr>
                <w:i/>
                <w:iCs/>
                <w:color w:val="000000" w:themeColor="text1"/>
                <w:sz w:val="18"/>
                <w:szCs w:val="18"/>
              </w:rPr>
              <w:t>Flammulina</w:t>
            </w:r>
            <w:proofErr w:type="spellEnd"/>
            <w:ins w:id="315" w:author="Nicholas Lee" w:date="2023-10-11T19:44:00Z">
              <w:r>
                <w:rPr>
                  <w:i/>
                  <w:iCs/>
                  <w:color w:val="000000" w:themeColor="text1"/>
                  <w:sz w:val="18"/>
                  <w:szCs w:val="18"/>
                </w:rPr>
                <w:t xml:space="preserve"> </w:t>
              </w:r>
            </w:ins>
          </w:p>
          <w:p w14:paraId="4F6372C7" w14:textId="15A6DC0D" w:rsidR="00240951" w:rsidRPr="006831E3" w:rsidRDefault="00240951" w:rsidP="00281EC4">
            <w:pPr>
              <w:ind w:left="90" w:hangingChars="50" w:hanging="90"/>
              <w:jc w:val="both"/>
              <w:rPr>
                <w:color w:val="000000" w:themeColor="text1"/>
                <w:sz w:val="18"/>
                <w:szCs w:val="18"/>
              </w:rPr>
            </w:pPr>
            <w:proofErr w:type="spellStart"/>
            <w:r w:rsidRPr="006831E3">
              <w:rPr>
                <w:i/>
                <w:iCs/>
                <w:color w:val="000000" w:themeColor="text1"/>
                <w:sz w:val="18"/>
                <w:szCs w:val="18"/>
              </w:rPr>
              <w:t>velutipes</w:t>
            </w:r>
            <w:proofErr w:type="spellEnd"/>
            <w:r w:rsidRPr="006831E3">
              <w:rPr>
                <w:color w:val="000000" w:themeColor="text1"/>
                <w:sz w:val="18"/>
                <w:szCs w:val="18"/>
              </w:rPr>
              <w:t>), which can</w:t>
            </w:r>
            <w:ins w:id="316" w:author="Nicholas Lee" w:date="2023-10-11T19:45:00Z">
              <w:r>
                <w:rPr>
                  <w:color w:val="000000" w:themeColor="text1"/>
                  <w:sz w:val="18"/>
                  <w:szCs w:val="18"/>
                </w:rPr>
                <w:t xml:space="preserve"> </w:t>
              </w:r>
            </w:ins>
            <w:ins w:id="317" w:author="Nicholas Lee" w:date="2023-10-11T19:44:00Z">
              <w:r>
                <w:rPr>
                  <w:color w:val="000000" w:themeColor="text1"/>
                  <w:sz w:val="18"/>
                  <w:szCs w:val="18"/>
                </w:rPr>
                <w:t>digest</w:t>
              </w:r>
            </w:ins>
            <w:del w:id="318" w:author="Nicholas Lee" w:date="2023-10-11T19:44:00Z">
              <w:r w:rsidRPr="006831E3" w:rsidDel="00281EC4">
                <w:rPr>
                  <w:color w:val="000000" w:themeColor="text1"/>
                  <w:sz w:val="18"/>
                  <w:szCs w:val="18"/>
                </w:rPr>
                <w:delText xml:space="preserve"> break down</w:delText>
              </w:r>
            </w:del>
            <w:r w:rsidRPr="006831E3">
              <w:rPr>
                <w:color w:val="000000" w:themeColor="text1"/>
                <w:sz w:val="18"/>
                <w:szCs w:val="18"/>
              </w:rPr>
              <w:t xml:space="preserve"> the 33-mer toxic peptide of gluten for celiac disease patients that can</w:t>
            </w:r>
            <w:del w:id="319" w:author="Nicholas Lee" w:date="2023-10-11T19:45:00Z">
              <w:r w:rsidRPr="006831E3" w:rsidDel="00281EC4">
                <w:rPr>
                  <w:color w:val="000000" w:themeColor="text1"/>
                  <w:sz w:val="18"/>
                  <w:szCs w:val="18"/>
                </w:rPr>
                <w:delText xml:space="preserve"> </w:delText>
              </w:r>
            </w:del>
            <w:r w:rsidRPr="006831E3">
              <w:rPr>
                <w:color w:val="000000" w:themeColor="text1"/>
                <w:sz w:val="18"/>
                <w:szCs w:val="18"/>
              </w:rPr>
              <w:t xml:space="preserve">not be completely broken down in the intestine more efficiently. We </w:t>
            </w:r>
            <w:del w:id="320" w:author="Nicholas Lee" w:date="2023-10-11T19:45:00Z">
              <w:r w:rsidRPr="006831E3" w:rsidDel="00281EC4">
                <w:rPr>
                  <w:color w:val="000000" w:themeColor="text1"/>
                  <w:sz w:val="18"/>
                  <w:szCs w:val="18"/>
                </w:rPr>
                <w:delText xml:space="preserve">sequence </w:delText>
              </w:r>
            </w:del>
            <w:ins w:id="321" w:author="Nicholas Lee" w:date="2023-10-11T19:45:00Z">
              <w:r>
                <w:rPr>
                  <w:color w:val="000000" w:themeColor="text1"/>
                  <w:sz w:val="18"/>
                  <w:szCs w:val="18"/>
                </w:rPr>
                <w:t>expect</w:t>
              </w:r>
              <w:r w:rsidRPr="006831E3">
                <w:rPr>
                  <w:color w:val="000000" w:themeColor="text1"/>
                  <w:sz w:val="18"/>
                  <w:szCs w:val="18"/>
                </w:rPr>
                <w:t xml:space="preserve"> </w:t>
              </w:r>
            </w:ins>
            <w:r w:rsidRPr="006831E3">
              <w:rPr>
                <w:color w:val="000000" w:themeColor="text1"/>
                <w:sz w:val="18"/>
                <w:szCs w:val="18"/>
              </w:rPr>
              <w:t xml:space="preserve">it to be expressed in E. coli and secrete the enzyme outside the gut microbiota. </w:t>
            </w:r>
          </w:p>
        </w:tc>
        <w:tc>
          <w:tcPr>
            <w:tcW w:w="992" w:type="dxa"/>
          </w:tcPr>
          <w:p w14:paraId="353728B7"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1578 bp</w:t>
            </w:r>
          </w:p>
        </w:tc>
      </w:tr>
      <w:tr w:rsidR="00240951" w:rsidRPr="006831E3" w14:paraId="41B0206B" w14:textId="77777777" w:rsidTr="00240951">
        <w:trPr>
          <w:trHeight w:val="90"/>
        </w:trPr>
        <w:tc>
          <w:tcPr>
            <w:tcW w:w="1843" w:type="dxa"/>
            <w:shd w:val="clear" w:color="auto" w:fill="B4C6E7" w:themeFill="accent1" w:themeFillTint="66"/>
          </w:tcPr>
          <w:p w14:paraId="717EEC8C"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995</w:t>
            </w:r>
            <w:r w:rsidRPr="006831E3">
              <w:rPr>
                <w:color w:val="000000" w:themeColor="text1"/>
                <w:sz w:val="18"/>
                <w:szCs w:val="18"/>
              </w:rPr>
              <w:t>)</w:t>
            </w:r>
          </w:p>
        </w:tc>
        <w:tc>
          <w:tcPr>
            <w:tcW w:w="1271" w:type="dxa"/>
          </w:tcPr>
          <w:p w14:paraId="2D45B1F8" w14:textId="1A2B582C" w:rsidR="00240951" w:rsidRPr="006831E3" w:rsidRDefault="00240951" w:rsidP="00E21AB2">
            <w:pPr>
              <w:ind w:left="0"/>
              <w:jc w:val="both"/>
              <w:rPr>
                <w:i/>
                <w:color w:val="000000" w:themeColor="text1"/>
                <w:sz w:val="18"/>
                <w:szCs w:val="18"/>
              </w:rPr>
            </w:pPr>
            <w:proofErr w:type="gramStart"/>
            <w:r w:rsidRPr="006831E3">
              <w:rPr>
                <w:rFonts w:hint="eastAsia"/>
                <w:i/>
                <w:color w:val="000000" w:themeColor="text1"/>
                <w:sz w:val="18"/>
                <w:szCs w:val="18"/>
              </w:rPr>
              <w:t>PEP</w:t>
            </w:r>
            <w:r>
              <w:rPr>
                <w:iCs/>
              </w:rPr>
              <w:t>[</w:t>
            </w:r>
            <w:proofErr w:type="gramEnd"/>
            <w:r>
              <w:rPr>
                <w:iCs/>
              </w:rPr>
              <w:t>4][8]</w:t>
            </w:r>
          </w:p>
        </w:tc>
        <w:tc>
          <w:tcPr>
            <w:tcW w:w="1276" w:type="dxa"/>
          </w:tcPr>
          <w:p w14:paraId="65C93B5A"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Protein (for enzyme)</w:t>
            </w:r>
          </w:p>
        </w:tc>
        <w:tc>
          <w:tcPr>
            <w:tcW w:w="3827" w:type="dxa"/>
          </w:tcPr>
          <w:p w14:paraId="73F6D7BD" w14:textId="554099C1" w:rsidR="00240951" w:rsidRPr="006831E3" w:rsidRDefault="00240951" w:rsidP="00E21AB2">
            <w:pPr>
              <w:ind w:left="0"/>
              <w:jc w:val="both"/>
              <w:rPr>
                <w:color w:val="000000" w:themeColor="text1"/>
                <w:sz w:val="18"/>
                <w:szCs w:val="18"/>
              </w:rPr>
            </w:pPr>
            <w:r w:rsidRPr="006831E3">
              <w:rPr>
                <w:color w:val="000000" w:themeColor="text1"/>
                <w:sz w:val="18"/>
                <w:szCs w:val="18"/>
              </w:rPr>
              <w:t xml:space="preserve">PEP is also a prolyl endopeptidase </w:t>
            </w:r>
            <w:ins w:id="322" w:author="Nicholas Lee" w:date="2023-10-11T19:45:00Z">
              <w:r>
                <w:rPr>
                  <w:color w:val="000000" w:themeColor="text1"/>
                  <w:sz w:val="18"/>
                  <w:szCs w:val="18"/>
                </w:rPr>
                <w:t xml:space="preserve">and a </w:t>
              </w:r>
            </w:ins>
            <w:r w:rsidRPr="006831E3">
              <w:rPr>
                <w:color w:val="000000" w:themeColor="text1"/>
                <w:sz w:val="18"/>
                <w:szCs w:val="18"/>
              </w:rPr>
              <w:t xml:space="preserve">gluten enzyme which is derived from Stenotrophomonas </w:t>
            </w:r>
            <w:proofErr w:type="spellStart"/>
            <w:r w:rsidRPr="006831E3">
              <w:rPr>
                <w:color w:val="000000" w:themeColor="text1"/>
                <w:sz w:val="18"/>
                <w:szCs w:val="18"/>
              </w:rPr>
              <w:t>maltophilia</w:t>
            </w:r>
            <w:proofErr w:type="spellEnd"/>
            <w:ins w:id="323" w:author="Nicholas Lee" w:date="2023-10-11T19:45:00Z">
              <w:r>
                <w:rPr>
                  <w:color w:val="000000" w:themeColor="text1"/>
                  <w:sz w:val="18"/>
                  <w:szCs w:val="18"/>
                </w:rPr>
                <w:t>.</w:t>
              </w:r>
            </w:ins>
            <w:del w:id="324" w:author="Nicholas Lee" w:date="2023-10-11T19:45:00Z">
              <w:r w:rsidRPr="006831E3" w:rsidDel="00281EC4">
                <w:rPr>
                  <w:color w:val="000000" w:themeColor="text1"/>
                  <w:sz w:val="18"/>
                  <w:szCs w:val="18"/>
                </w:rPr>
                <w:delText>;</w:delText>
              </w:r>
            </w:del>
            <w:r w:rsidRPr="006831E3">
              <w:rPr>
                <w:color w:val="000000" w:themeColor="text1"/>
                <w:sz w:val="18"/>
                <w:szCs w:val="18"/>
              </w:rPr>
              <w:t xml:space="preserve"> It has been used as a study of oral enzyme therapy for consumption in celiac disease patients.</w:t>
            </w:r>
          </w:p>
        </w:tc>
        <w:tc>
          <w:tcPr>
            <w:tcW w:w="992" w:type="dxa"/>
          </w:tcPr>
          <w:p w14:paraId="5FBF6B03"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1740 bp</w:t>
            </w:r>
          </w:p>
        </w:tc>
      </w:tr>
      <w:tr w:rsidR="00240951" w:rsidRPr="006831E3" w14:paraId="30CDBD52" w14:textId="77777777" w:rsidTr="00240951">
        <w:tc>
          <w:tcPr>
            <w:tcW w:w="1843" w:type="dxa"/>
            <w:shd w:val="clear" w:color="auto" w:fill="B4C6E7" w:themeFill="accent1" w:themeFillTint="66"/>
          </w:tcPr>
          <w:p w14:paraId="1CD88B1B"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994</w:t>
            </w:r>
            <w:r w:rsidRPr="006831E3">
              <w:rPr>
                <w:color w:val="000000" w:themeColor="text1"/>
                <w:sz w:val="18"/>
                <w:szCs w:val="18"/>
              </w:rPr>
              <w:t>)</w:t>
            </w:r>
          </w:p>
        </w:tc>
        <w:tc>
          <w:tcPr>
            <w:tcW w:w="1271" w:type="dxa"/>
          </w:tcPr>
          <w:p w14:paraId="3A5D434E" w14:textId="77777777" w:rsidR="00240951" w:rsidRPr="006831E3" w:rsidRDefault="00240951" w:rsidP="00E21AB2">
            <w:pPr>
              <w:ind w:left="0"/>
              <w:jc w:val="both"/>
              <w:rPr>
                <w:i/>
                <w:color w:val="000000" w:themeColor="text1"/>
                <w:sz w:val="18"/>
                <w:szCs w:val="18"/>
              </w:rPr>
            </w:pPr>
            <w:r w:rsidRPr="006831E3">
              <w:rPr>
                <w:i/>
                <w:color w:val="000000" w:themeColor="text1"/>
                <w:sz w:val="18"/>
                <w:szCs w:val="18"/>
              </w:rPr>
              <w:t>NSP4</w:t>
            </w:r>
          </w:p>
        </w:tc>
        <w:tc>
          <w:tcPr>
            <w:tcW w:w="1276" w:type="dxa"/>
          </w:tcPr>
          <w:p w14:paraId="26EBDF87"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Signal peptide</w:t>
            </w:r>
          </w:p>
        </w:tc>
        <w:tc>
          <w:tcPr>
            <w:tcW w:w="3827" w:type="dxa"/>
          </w:tcPr>
          <w:p w14:paraId="41EB0FDD" w14:textId="4F07A523" w:rsidR="00240951" w:rsidRPr="006831E3" w:rsidRDefault="00240951" w:rsidP="00E21AB2">
            <w:pPr>
              <w:ind w:left="0"/>
              <w:jc w:val="both"/>
              <w:rPr>
                <w:color w:val="000000" w:themeColor="text1"/>
                <w:sz w:val="18"/>
                <w:szCs w:val="18"/>
              </w:rPr>
            </w:pPr>
            <w:del w:id="325" w:author="Nicholas Lee" w:date="2023-10-11T19:45:00Z">
              <w:r w:rsidRPr="006831E3" w:rsidDel="00281EC4">
                <w:rPr>
                  <w:color w:val="000000" w:themeColor="text1"/>
                  <w:sz w:val="18"/>
                  <w:szCs w:val="18"/>
                </w:rPr>
                <w:delText> </w:delText>
              </w:r>
            </w:del>
            <w:r w:rsidRPr="006831E3">
              <w:rPr>
                <w:color w:val="000000" w:themeColor="text1"/>
                <w:sz w:val="18"/>
                <w:szCs w:val="18"/>
              </w:rPr>
              <w:t xml:space="preserve">The Novel Signal Peptide 4 (NSP4) has a function through the type II secretion system in </w:t>
            </w:r>
            <w:r w:rsidRPr="00240951">
              <w:rPr>
                <w:i/>
                <w:iCs/>
                <w:color w:val="000000" w:themeColor="text1"/>
                <w:sz w:val="18"/>
                <w:szCs w:val="18"/>
              </w:rPr>
              <w:t>E. coli.</w:t>
            </w:r>
            <w:r w:rsidRPr="006831E3">
              <w:rPr>
                <w:color w:val="000000" w:themeColor="text1"/>
                <w:sz w:val="18"/>
                <w:szCs w:val="18"/>
              </w:rPr>
              <w:t xml:space="preserve"> As it is binding with our two </w:t>
            </w:r>
            <w:proofErr w:type="gramStart"/>
            <w:r w:rsidRPr="006831E3">
              <w:rPr>
                <w:color w:val="000000" w:themeColor="text1"/>
                <w:sz w:val="18"/>
                <w:szCs w:val="18"/>
              </w:rPr>
              <w:t>kinds</w:t>
            </w:r>
            <w:proofErr w:type="gramEnd"/>
            <w:r w:rsidRPr="006831E3">
              <w:rPr>
                <w:color w:val="000000" w:themeColor="text1"/>
                <w:sz w:val="18"/>
                <w:szCs w:val="18"/>
              </w:rPr>
              <w:t xml:space="preserve"> prolyl endopeptidase protein, it can transport our enzyme across the two-layer structure of </w:t>
            </w:r>
            <w:r w:rsidRPr="00240951">
              <w:rPr>
                <w:i/>
                <w:iCs/>
                <w:color w:val="000000" w:themeColor="text1"/>
                <w:sz w:val="18"/>
                <w:szCs w:val="18"/>
              </w:rPr>
              <w:t>E. coli</w:t>
            </w:r>
            <w:r w:rsidRPr="006831E3">
              <w:rPr>
                <w:color w:val="000000" w:themeColor="text1"/>
                <w:sz w:val="18"/>
                <w:szCs w:val="18"/>
              </w:rPr>
              <w:t xml:space="preserve"> DH5-alpha </w:t>
            </w:r>
            <w:ins w:id="326" w:author="Nicholas Lee" w:date="2023-10-11T19:45:00Z">
              <w:r>
                <w:rPr>
                  <w:color w:val="000000" w:themeColor="text1"/>
                  <w:sz w:val="18"/>
                  <w:szCs w:val="18"/>
                </w:rPr>
                <w:t xml:space="preserve">membranes </w:t>
              </w:r>
            </w:ins>
            <w:r w:rsidRPr="006831E3">
              <w:rPr>
                <w:color w:val="000000" w:themeColor="text1"/>
                <w:sz w:val="18"/>
                <w:szCs w:val="18"/>
              </w:rPr>
              <w:t xml:space="preserve">and </w:t>
            </w:r>
            <w:del w:id="327" w:author="Nicholas Lee" w:date="2023-10-11T19:46:00Z">
              <w:r w:rsidRPr="006831E3" w:rsidDel="00281EC4">
                <w:rPr>
                  <w:color w:val="000000" w:themeColor="text1"/>
                  <w:sz w:val="18"/>
                  <w:szCs w:val="18"/>
                </w:rPr>
                <w:delText xml:space="preserve">make </w:delText>
              </w:r>
            </w:del>
            <w:ins w:id="328" w:author="Nicholas Lee" w:date="2023-10-11T19:46:00Z">
              <w:r>
                <w:rPr>
                  <w:color w:val="000000" w:themeColor="text1"/>
                  <w:sz w:val="18"/>
                  <w:szCs w:val="18"/>
                </w:rPr>
                <w:t>release</w:t>
              </w:r>
              <w:r w:rsidRPr="006831E3">
                <w:rPr>
                  <w:color w:val="000000" w:themeColor="text1"/>
                  <w:sz w:val="18"/>
                  <w:szCs w:val="18"/>
                </w:rPr>
                <w:t xml:space="preserve"> </w:t>
              </w:r>
            </w:ins>
            <w:r w:rsidRPr="006831E3">
              <w:rPr>
                <w:color w:val="000000" w:themeColor="text1"/>
                <w:sz w:val="18"/>
                <w:szCs w:val="18"/>
              </w:rPr>
              <w:t xml:space="preserve">our enzymes </w:t>
            </w:r>
            <w:del w:id="329" w:author="Nicholas Lee" w:date="2023-10-11T19:46:00Z">
              <w:r w:rsidRPr="006831E3" w:rsidDel="00281EC4">
                <w:rPr>
                  <w:color w:val="000000" w:themeColor="text1"/>
                  <w:sz w:val="18"/>
                  <w:szCs w:val="18"/>
                </w:rPr>
                <w:delText xml:space="preserve">to be release </w:delText>
              </w:r>
            </w:del>
            <w:r w:rsidRPr="006831E3">
              <w:rPr>
                <w:color w:val="000000" w:themeColor="text1"/>
                <w:sz w:val="18"/>
                <w:szCs w:val="18"/>
              </w:rPr>
              <w:t xml:space="preserve">from our </w:t>
            </w:r>
            <w:del w:id="330" w:author="Nicholas Lee" w:date="2023-10-11T19:46:00Z">
              <w:r w:rsidRPr="006831E3" w:rsidDel="00281EC4">
                <w:rPr>
                  <w:color w:val="000000" w:themeColor="text1"/>
                  <w:sz w:val="18"/>
                  <w:szCs w:val="18"/>
                </w:rPr>
                <w:delText>enggineered</w:delText>
              </w:r>
            </w:del>
            <w:ins w:id="331" w:author="Nicholas Lee" w:date="2023-10-11T19:46:00Z">
              <w:r w:rsidRPr="006831E3">
                <w:rPr>
                  <w:color w:val="000000" w:themeColor="text1"/>
                  <w:sz w:val="18"/>
                  <w:szCs w:val="18"/>
                </w:rPr>
                <w:t>engineered</w:t>
              </w:r>
            </w:ins>
            <w:r w:rsidRPr="006831E3">
              <w:rPr>
                <w:color w:val="000000" w:themeColor="text1"/>
                <w:sz w:val="18"/>
                <w:szCs w:val="18"/>
              </w:rPr>
              <w:t xml:space="preserve"> bacteria.</w:t>
            </w:r>
          </w:p>
        </w:tc>
        <w:tc>
          <w:tcPr>
            <w:tcW w:w="992" w:type="dxa"/>
          </w:tcPr>
          <w:p w14:paraId="71CC789C"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60 bp</w:t>
            </w:r>
          </w:p>
        </w:tc>
      </w:tr>
      <w:tr w:rsidR="00240951" w:rsidRPr="006831E3" w14:paraId="1E453012" w14:textId="77777777" w:rsidTr="00240951">
        <w:tc>
          <w:tcPr>
            <w:tcW w:w="1843" w:type="dxa"/>
            <w:shd w:val="clear" w:color="auto" w:fill="B4C6E7" w:themeFill="accent1" w:themeFillTint="66"/>
          </w:tcPr>
          <w:p w14:paraId="5FE4B7B9"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993</w:t>
            </w:r>
            <w:r w:rsidRPr="006831E3">
              <w:rPr>
                <w:color w:val="000000" w:themeColor="text1"/>
                <w:sz w:val="18"/>
                <w:szCs w:val="18"/>
              </w:rPr>
              <w:t>)</w:t>
            </w:r>
          </w:p>
        </w:tc>
        <w:tc>
          <w:tcPr>
            <w:tcW w:w="1271" w:type="dxa"/>
          </w:tcPr>
          <w:p w14:paraId="6469123D" w14:textId="77777777" w:rsidR="00240951" w:rsidRPr="006831E3" w:rsidRDefault="00240951" w:rsidP="00E21AB2">
            <w:pPr>
              <w:ind w:left="0"/>
              <w:jc w:val="both"/>
              <w:rPr>
                <w:i/>
                <w:color w:val="000000" w:themeColor="text1"/>
                <w:sz w:val="18"/>
                <w:szCs w:val="18"/>
              </w:rPr>
            </w:pPr>
            <w:proofErr w:type="spellStart"/>
            <w:r w:rsidRPr="006831E3">
              <w:rPr>
                <w:i/>
                <w:color w:val="000000" w:themeColor="text1"/>
                <w:sz w:val="18"/>
                <w:szCs w:val="18"/>
              </w:rPr>
              <w:t>sfGFP</w:t>
            </w:r>
            <w:proofErr w:type="spellEnd"/>
          </w:p>
        </w:tc>
        <w:tc>
          <w:tcPr>
            <w:tcW w:w="1276" w:type="dxa"/>
          </w:tcPr>
          <w:p w14:paraId="2DEDACCA"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R</w:t>
            </w:r>
            <w:r w:rsidRPr="006831E3">
              <w:rPr>
                <w:rFonts w:hint="eastAsia"/>
                <w:color w:val="000000" w:themeColor="text1"/>
                <w:sz w:val="18"/>
                <w:szCs w:val="18"/>
              </w:rPr>
              <w:t>eport</w:t>
            </w:r>
            <w:r w:rsidRPr="006831E3">
              <w:rPr>
                <w:color w:val="000000" w:themeColor="text1"/>
                <w:sz w:val="18"/>
                <w:szCs w:val="18"/>
              </w:rPr>
              <w:t xml:space="preserve"> protein</w:t>
            </w:r>
          </w:p>
        </w:tc>
        <w:tc>
          <w:tcPr>
            <w:tcW w:w="3827" w:type="dxa"/>
          </w:tcPr>
          <w:p w14:paraId="120A9A2D" w14:textId="4B0E6954" w:rsidR="00240951" w:rsidRPr="006831E3" w:rsidRDefault="00240951" w:rsidP="00E21AB2">
            <w:pPr>
              <w:ind w:left="0"/>
              <w:jc w:val="both"/>
              <w:rPr>
                <w:color w:val="000000" w:themeColor="text1"/>
                <w:sz w:val="18"/>
                <w:szCs w:val="18"/>
              </w:rPr>
            </w:pPr>
            <w:proofErr w:type="spellStart"/>
            <w:r w:rsidRPr="006831E3">
              <w:rPr>
                <w:color w:val="000000" w:themeColor="text1"/>
                <w:sz w:val="18"/>
                <w:szCs w:val="18"/>
              </w:rPr>
              <w:t>Superfolder</w:t>
            </w:r>
            <w:proofErr w:type="spellEnd"/>
            <w:r w:rsidRPr="006831E3">
              <w:rPr>
                <w:color w:val="000000" w:themeColor="text1"/>
                <w:sz w:val="18"/>
                <w:szCs w:val="18"/>
              </w:rPr>
              <w:t xml:space="preserve"> GFP</w:t>
            </w:r>
            <w:r w:rsidR="00EF2BA7">
              <w:rPr>
                <w:color w:val="000000" w:themeColor="text1"/>
                <w:sz w:val="18"/>
                <w:szCs w:val="18"/>
              </w:rPr>
              <w:t xml:space="preserve"> (</w:t>
            </w:r>
            <w:proofErr w:type="spellStart"/>
            <w:r w:rsidR="00EF2BA7">
              <w:rPr>
                <w:color w:val="000000" w:themeColor="text1"/>
                <w:sz w:val="18"/>
                <w:szCs w:val="18"/>
              </w:rPr>
              <w:t>sfGFP</w:t>
            </w:r>
            <w:proofErr w:type="spellEnd"/>
            <w:r w:rsidR="00EF2BA7">
              <w:rPr>
                <w:color w:val="000000" w:themeColor="text1"/>
                <w:sz w:val="18"/>
                <w:szCs w:val="18"/>
              </w:rPr>
              <w:t>)</w:t>
            </w:r>
            <w:r w:rsidRPr="006831E3">
              <w:rPr>
                <w:color w:val="000000" w:themeColor="text1"/>
                <w:sz w:val="18"/>
                <w:szCs w:val="18"/>
              </w:rPr>
              <w:t xml:space="preserve"> is a basic (constitutively fluorescent) green fluorescent protein published in 2005, derived from Aequorea </w:t>
            </w:r>
            <w:proofErr w:type="spellStart"/>
            <w:r w:rsidRPr="006831E3">
              <w:rPr>
                <w:color w:val="000000" w:themeColor="text1"/>
                <w:sz w:val="18"/>
                <w:szCs w:val="18"/>
              </w:rPr>
              <w:t>victoria</w:t>
            </w:r>
            <w:proofErr w:type="spellEnd"/>
            <w:r w:rsidRPr="006831E3">
              <w:rPr>
                <w:color w:val="000000" w:themeColor="text1"/>
                <w:sz w:val="18"/>
                <w:szCs w:val="18"/>
              </w:rPr>
              <w:t xml:space="preserve">. In this module we use the </w:t>
            </w:r>
            <w:proofErr w:type="spellStart"/>
            <w:r w:rsidRPr="006831E3">
              <w:rPr>
                <w:color w:val="000000" w:themeColor="text1"/>
                <w:sz w:val="18"/>
                <w:szCs w:val="18"/>
              </w:rPr>
              <w:t>sfGFP</w:t>
            </w:r>
            <w:proofErr w:type="spellEnd"/>
            <w:r w:rsidRPr="006831E3">
              <w:rPr>
                <w:color w:val="000000" w:themeColor="text1"/>
                <w:sz w:val="18"/>
                <w:szCs w:val="18"/>
              </w:rPr>
              <w:t xml:space="preserve"> to work as the reporter protein of plasmids with J23119 constitutive promoter.</w:t>
            </w:r>
          </w:p>
        </w:tc>
        <w:tc>
          <w:tcPr>
            <w:tcW w:w="992" w:type="dxa"/>
          </w:tcPr>
          <w:p w14:paraId="3BC96D31"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711 bp</w:t>
            </w:r>
          </w:p>
          <w:p w14:paraId="396EB729" w14:textId="74F8BBF8" w:rsidR="00240951" w:rsidRPr="006831E3" w:rsidRDefault="00240951" w:rsidP="00E21AB2">
            <w:pPr>
              <w:ind w:left="0"/>
              <w:jc w:val="both"/>
              <w:rPr>
                <w:color w:val="000000" w:themeColor="text1"/>
                <w:sz w:val="18"/>
                <w:szCs w:val="18"/>
              </w:rPr>
            </w:pPr>
          </w:p>
        </w:tc>
      </w:tr>
      <w:tr w:rsidR="00240951" w:rsidRPr="006831E3" w14:paraId="52A7AE81" w14:textId="77777777" w:rsidTr="00240951">
        <w:tc>
          <w:tcPr>
            <w:tcW w:w="1843" w:type="dxa"/>
            <w:shd w:val="clear" w:color="auto" w:fill="B4C6E7" w:themeFill="accent1" w:themeFillTint="66"/>
          </w:tcPr>
          <w:p w14:paraId="5F51DC15"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992</w:t>
            </w:r>
            <w:r w:rsidRPr="006831E3">
              <w:rPr>
                <w:color w:val="000000" w:themeColor="text1"/>
                <w:sz w:val="18"/>
                <w:szCs w:val="18"/>
              </w:rPr>
              <w:t>)</w:t>
            </w:r>
          </w:p>
        </w:tc>
        <w:tc>
          <w:tcPr>
            <w:tcW w:w="1271" w:type="dxa"/>
          </w:tcPr>
          <w:p w14:paraId="6274FEA6" w14:textId="2CC4A6E1" w:rsidR="00240951" w:rsidRPr="006831E3" w:rsidRDefault="00240951" w:rsidP="00E21AB2">
            <w:pPr>
              <w:ind w:left="0"/>
              <w:jc w:val="both"/>
              <w:rPr>
                <w:color w:val="000000" w:themeColor="text1"/>
                <w:sz w:val="18"/>
                <w:szCs w:val="18"/>
              </w:rPr>
            </w:pPr>
            <w:ins w:id="332" w:author="Nicholas Lee" w:date="2023-10-11T19:47:00Z">
              <w:r>
                <w:rPr>
                  <w:color w:val="000000" w:themeColor="text1"/>
                  <w:sz w:val="18"/>
                  <w:szCs w:val="18"/>
                </w:rPr>
                <w:t>p</w:t>
              </w:r>
            </w:ins>
            <w:del w:id="333" w:author="Nicholas Lee" w:date="2023-10-11T19:47:00Z">
              <w:r w:rsidRPr="006831E3" w:rsidDel="00281EC4">
                <w:rPr>
                  <w:rFonts w:hint="eastAsia"/>
                  <w:color w:val="000000" w:themeColor="text1"/>
                  <w:sz w:val="18"/>
                  <w:szCs w:val="18"/>
                </w:rPr>
                <w:delText>P</w:delText>
              </w:r>
            </w:del>
            <w:r w:rsidRPr="006831E3">
              <w:rPr>
                <w:rFonts w:hint="eastAsia"/>
                <w:color w:val="000000" w:themeColor="text1"/>
                <w:sz w:val="18"/>
                <w:szCs w:val="18"/>
              </w:rPr>
              <w:t>ET-</w:t>
            </w:r>
            <w:proofErr w:type="spellStart"/>
            <w:r w:rsidRPr="006831E3">
              <w:rPr>
                <w:rFonts w:hint="eastAsia"/>
                <w:color w:val="000000" w:themeColor="text1"/>
                <w:sz w:val="18"/>
                <w:szCs w:val="18"/>
              </w:rPr>
              <w:t>NorR</w:t>
            </w:r>
            <w:proofErr w:type="spellEnd"/>
            <w:r w:rsidRPr="006831E3">
              <w:rPr>
                <w:rFonts w:hint="eastAsia"/>
                <w:color w:val="000000" w:themeColor="text1"/>
                <w:sz w:val="18"/>
                <w:szCs w:val="18"/>
              </w:rPr>
              <w:t>-</w:t>
            </w:r>
            <w:proofErr w:type="spellStart"/>
            <w:r w:rsidRPr="006831E3">
              <w:rPr>
                <w:rFonts w:hint="eastAsia"/>
                <w:color w:val="000000" w:themeColor="text1"/>
                <w:sz w:val="18"/>
                <w:szCs w:val="18"/>
              </w:rPr>
              <w:t>ProA</w:t>
            </w:r>
            <w:proofErr w:type="spellEnd"/>
            <w:r w:rsidRPr="006831E3">
              <w:rPr>
                <w:rFonts w:hint="eastAsia"/>
                <w:color w:val="000000" w:themeColor="text1"/>
                <w:sz w:val="18"/>
                <w:szCs w:val="18"/>
              </w:rPr>
              <w:t>-</w:t>
            </w:r>
          </w:p>
          <w:p w14:paraId="3D5A0B29" w14:textId="169E9BD7" w:rsidR="00240951" w:rsidRPr="006831E3" w:rsidRDefault="00240951" w:rsidP="00E21AB2">
            <w:pPr>
              <w:ind w:left="0"/>
              <w:jc w:val="both"/>
              <w:rPr>
                <w:color w:val="000000" w:themeColor="text1"/>
                <w:sz w:val="18"/>
                <w:szCs w:val="18"/>
              </w:rPr>
            </w:pPr>
            <w:proofErr w:type="spellStart"/>
            <w:r w:rsidRPr="006831E3">
              <w:rPr>
                <w:rFonts w:hint="eastAsia"/>
                <w:color w:val="000000" w:themeColor="text1"/>
                <w:sz w:val="18"/>
                <w:szCs w:val="18"/>
              </w:rPr>
              <w:t>PnorV</w:t>
            </w:r>
            <w:proofErr w:type="spellEnd"/>
            <w:r w:rsidRPr="006831E3">
              <w:rPr>
                <w:rFonts w:hint="eastAsia"/>
                <w:color w:val="000000" w:themeColor="text1"/>
                <w:sz w:val="18"/>
                <w:szCs w:val="18"/>
              </w:rPr>
              <w:t>-</w:t>
            </w:r>
            <w:proofErr w:type="spellStart"/>
            <w:r>
              <w:rPr>
                <w:color w:val="000000" w:themeColor="text1"/>
                <w:sz w:val="18"/>
                <w:szCs w:val="18"/>
              </w:rPr>
              <w:t>F</w:t>
            </w:r>
            <w:r w:rsidRPr="006831E3">
              <w:rPr>
                <w:rFonts w:hint="eastAsia"/>
                <w:color w:val="000000" w:themeColor="text1"/>
                <w:sz w:val="18"/>
                <w:szCs w:val="18"/>
              </w:rPr>
              <w:t>vp</w:t>
            </w:r>
            <w:proofErr w:type="spellEnd"/>
            <w:r w:rsidRPr="006831E3">
              <w:rPr>
                <w:rFonts w:hint="eastAsia"/>
                <w:color w:val="000000" w:themeColor="text1"/>
                <w:sz w:val="18"/>
                <w:szCs w:val="18"/>
              </w:rPr>
              <w:t>-his tag</w:t>
            </w:r>
          </w:p>
        </w:tc>
        <w:tc>
          <w:tcPr>
            <w:tcW w:w="1276" w:type="dxa"/>
          </w:tcPr>
          <w:p w14:paraId="426AEA1A"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Plasmid</w:t>
            </w:r>
          </w:p>
        </w:tc>
        <w:tc>
          <w:tcPr>
            <w:tcW w:w="3827" w:type="dxa"/>
          </w:tcPr>
          <w:p w14:paraId="1AA3C8DB" w14:textId="6FAB8083" w:rsidR="00240951" w:rsidRPr="006831E3" w:rsidRDefault="00240951" w:rsidP="00E21AB2">
            <w:pPr>
              <w:ind w:left="0"/>
              <w:jc w:val="both"/>
              <w:rPr>
                <w:color w:val="000000" w:themeColor="text1"/>
                <w:sz w:val="18"/>
                <w:szCs w:val="18"/>
              </w:rPr>
            </w:pPr>
            <w:del w:id="334" w:author="Nicholas Lee" w:date="2023-10-11T19:46:00Z">
              <w:r w:rsidRPr="006831E3" w:rsidDel="00281EC4">
                <w:rPr>
                  <w:color w:val="000000" w:themeColor="text1"/>
                  <w:sz w:val="18"/>
                  <w:szCs w:val="18"/>
                </w:rPr>
                <w:delText>On the direction for</w:delText>
              </w:r>
            </w:del>
            <w:ins w:id="335" w:author="Nicholas Lee" w:date="2023-10-11T19:46:00Z">
              <w:r>
                <w:rPr>
                  <w:color w:val="000000" w:themeColor="text1"/>
                  <w:sz w:val="18"/>
                  <w:szCs w:val="18"/>
                </w:rPr>
                <w:t>To control</w:t>
              </w:r>
            </w:ins>
            <w:r w:rsidRPr="006831E3">
              <w:rPr>
                <w:color w:val="000000" w:themeColor="text1"/>
                <w:sz w:val="18"/>
                <w:szCs w:val="18"/>
              </w:rPr>
              <w:t xml:space="preserve"> our </w:t>
            </w:r>
            <w:proofErr w:type="spellStart"/>
            <w:r w:rsidRPr="006831E3">
              <w:rPr>
                <w:color w:val="000000" w:themeColor="text1"/>
                <w:sz w:val="18"/>
                <w:szCs w:val="18"/>
              </w:rPr>
              <w:t>PnorV</w:t>
            </w:r>
            <w:proofErr w:type="spellEnd"/>
            <w:r w:rsidRPr="006831E3">
              <w:rPr>
                <w:color w:val="000000" w:themeColor="text1"/>
                <w:sz w:val="18"/>
                <w:szCs w:val="18"/>
              </w:rPr>
              <w:t xml:space="preserve"> regulator gene, there is a constitutive </w:t>
            </w:r>
            <w:proofErr w:type="spellStart"/>
            <w:r w:rsidRPr="006831E3">
              <w:rPr>
                <w:color w:val="000000" w:themeColor="text1"/>
                <w:sz w:val="18"/>
                <w:szCs w:val="18"/>
              </w:rPr>
              <w:t>ProA</w:t>
            </w:r>
            <w:proofErr w:type="spellEnd"/>
            <w:r w:rsidRPr="006831E3">
              <w:rPr>
                <w:color w:val="000000" w:themeColor="text1"/>
                <w:sz w:val="18"/>
                <w:szCs w:val="18"/>
              </w:rPr>
              <w:t xml:space="preserve"> promoter (</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999</w:t>
            </w:r>
            <w:r w:rsidRPr="006831E3">
              <w:rPr>
                <w:color w:val="000000" w:themeColor="text1"/>
                <w:sz w:val="18"/>
                <w:szCs w:val="18"/>
              </w:rPr>
              <w:t xml:space="preserve">) induce the expression of </w:t>
            </w:r>
            <w:proofErr w:type="spellStart"/>
            <w:r w:rsidRPr="006831E3">
              <w:rPr>
                <w:color w:val="000000" w:themeColor="text1"/>
                <w:sz w:val="18"/>
                <w:szCs w:val="18"/>
              </w:rPr>
              <w:t>NorR</w:t>
            </w:r>
            <w:proofErr w:type="spellEnd"/>
            <w:r w:rsidRPr="006831E3">
              <w:rPr>
                <w:color w:val="000000" w:themeColor="text1"/>
                <w:sz w:val="18"/>
                <w:szCs w:val="18"/>
              </w:rPr>
              <w:t xml:space="preserve"> protein (</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998</w:t>
            </w:r>
            <w:r w:rsidRPr="006831E3">
              <w:rPr>
                <w:color w:val="000000" w:themeColor="text1"/>
                <w:sz w:val="18"/>
                <w:szCs w:val="18"/>
              </w:rPr>
              <w:t>)</w:t>
            </w:r>
            <w:ins w:id="336" w:author="Nicholas Lee" w:date="2023-10-11T19:46:00Z">
              <w:r>
                <w:rPr>
                  <w:color w:val="000000" w:themeColor="text1"/>
                  <w:sz w:val="18"/>
                  <w:szCs w:val="18"/>
                </w:rPr>
                <w:t xml:space="preserve">. </w:t>
              </w:r>
            </w:ins>
            <w:del w:id="337" w:author="Nicholas Lee" w:date="2023-10-11T19:46:00Z">
              <w:r w:rsidRPr="006831E3" w:rsidDel="00281EC4">
                <w:rPr>
                  <w:color w:val="000000" w:themeColor="text1"/>
                  <w:sz w:val="18"/>
                  <w:szCs w:val="18"/>
                </w:rPr>
                <w:delText xml:space="preserve">; </w:delText>
              </w:r>
            </w:del>
            <w:r w:rsidRPr="006831E3">
              <w:rPr>
                <w:color w:val="000000" w:themeColor="text1"/>
                <w:sz w:val="18"/>
                <w:szCs w:val="18"/>
              </w:rPr>
              <w:t xml:space="preserve">On the opposite direction for our gene expression are the </w:t>
            </w:r>
            <w:proofErr w:type="spellStart"/>
            <w:r w:rsidRPr="006831E3">
              <w:rPr>
                <w:color w:val="000000" w:themeColor="text1"/>
                <w:sz w:val="18"/>
                <w:szCs w:val="18"/>
              </w:rPr>
              <w:t>PnorV</w:t>
            </w:r>
            <w:proofErr w:type="spellEnd"/>
            <w:r w:rsidRPr="006831E3">
              <w:rPr>
                <w:color w:val="000000" w:themeColor="text1"/>
                <w:sz w:val="18"/>
                <w:szCs w:val="18"/>
              </w:rPr>
              <w:t xml:space="preserve"> promoter which can bind with </w:t>
            </w:r>
            <w:proofErr w:type="spellStart"/>
            <w:r w:rsidRPr="006831E3">
              <w:rPr>
                <w:color w:val="000000" w:themeColor="text1"/>
                <w:sz w:val="18"/>
                <w:szCs w:val="18"/>
              </w:rPr>
              <w:t>NorR</w:t>
            </w:r>
            <w:proofErr w:type="spellEnd"/>
            <w:r w:rsidRPr="006831E3">
              <w:rPr>
                <w:color w:val="000000" w:themeColor="text1"/>
                <w:sz w:val="18"/>
                <w:szCs w:val="18"/>
              </w:rPr>
              <w:t xml:space="preserve"> protein when there is no nitric oxygen in environment, RBS (BBa_B0034) which is the ribosome binding site, our target gene NSP4-Fvp, 6</w:t>
            </w:r>
            <w:r>
              <w:rPr>
                <w:color w:val="000000" w:themeColor="text1"/>
                <w:sz w:val="18"/>
                <w:szCs w:val="18"/>
              </w:rPr>
              <w:t>x</w:t>
            </w:r>
            <w:r w:rsidRPr="006831E3">
              <w:rPr>
                <w:color w:val="000000" w:themeColor="text1"/>
                <w:sz w:val="18"/>
                <w:szCs w:val="18"/>
              </w:rPr>
              <w:t xml:space="preserve">his tag as our antibody binding site in our protein analysis process and the double terminator (BBa_B0015) is the terminator. On our backbone pET, the resistant gene of </w:t>
            </w:r>
            <w:del w:id="338" w:author="Nicholas Lee" w:date="2023-10-11T19:46:00Z">
              <w:r w:rsidRPr="006831E3" w:rsidDel="00281EC4">
                <w:rPr>
                  <w:color w:val="000000" w:themeColor="text1"/>
                  <w:sz w:val="18"/>
                  <w:szCs w:val="18"/>
                </w:rPr>
                <w:delText>ampicilin</w:delText>
              </w:r>
            </w:del>
            <w:ins w:id="339" w:author="Nicholas Lee" w:date="2023-10-11T19:46:00Z">
              <w:r w:rsidRPr="006831E3">
                <w:rPr>
                  <w:color w:val="000000" w:themeColor="text1"/>
                  <w:sz w:val="18"/>
                  <w:szCs w:val="18"/>
                </w:rPr>
                <w:t>ampicillin</w:t>
              </w:r>
            </w:ins>
            <w:r w:rsidRPr="006831E3">
              <w:rPr>
                <w:color w:val="000000" w:themeColor="text1"/>
                <w:sz w:val="18"/>
                <w:szCs w:val="18"/>
              </w:rPr>
              <w:t xml:space="preserve"> has the function for screening the successful </w:t>
            </w:r>
            <w:r w:rsidRPr="006831E3">
              <w:rPr>
                <w:rFonts w:hint="eastAsia"/>
                <w:color w:val="000000" w:themeColor="text1"/>
                <w:sz w:val="18"/>
                <w:szCs w:val="18"/>
              </w:rPr>
              <w:t>transformed</w:t>
            </w:r>
            <w:r w:rsidRPr="006831E3">
              <w:rPr>
                <w:color w:val="000000" w:themeColor="text1"/>
                <w:sz w:val="18"/>
                <w:szCs w:val="18"/>
              </w:rPr>
              <w:t xml:space="preserve"> bacteria. </w:t>
            </w:r>
            <w:r w:rsidRPr="006831E3">
              <w:rPr>
                <w:rFonts w:hint="eastAsia"/>
                <w:color w:val="000000" w:themeColor="text1"/>
                <w:sz w:val="18"/>
                <w:szCs w:val="18"/>
              </w:rPr>
              <w:t>Near</w:t>
            </w:r>
            <w:r w:rsidRPr="006831E3">
              <w:rPr>
                <w:color w:val="000000" w:themeColor="text1"/>
                <w:sz w:val="18"/>
                <w:szCs w:val="18"/>
              </w:rPr>
              <w:t xml:space="preserve"> the gene of </w:t>
            </w:r>
            <w:proofErr w:type="spellStart"/>
            <w:r w:rsidRPr="006831E3">
              <w:rPr>
                <w:color w:val="000000" w:themeColor="text1"/>
                <w:sz w:val="18"/>
                <w:szCs w:val="18"/>
              </w:rPr>
              <w:t>Rop</w:t>
            </w:r>
            <w:proofErr w:type="spellEnd"/>
            <w:r w:rsidRPr="006831E3">
              <w:rPr>
                <w:color w:val="000000" w:themeColor="text1"/>
                <w:sz w:val="18"/>
                <w:szCs w:val="18"/>
              </w:rPr>
              <w:t xml:space="preserve"> protein there is also a</w:t>
            </w:r>
            <w:del w:id="340" w:author="Nicholas Lee" w:date="2023-10-11T19:46:00Z">
              <w:r w:rsidRPr="006831E3" w:rsidDel="00281EC4">
                <w:rPr>
                  <w:color w:val="000000" w:themeColor="text1"/>
                  <w:sz w:val="18"/>
                  <w:szCs w:val="18"/>
                </w:rPr>
                <w:delText>n</w:delText>
              </w:r>
            </w:del>
            <w:r w:rsidRPr="006831E3">
              <w:rPr>
                <w:color w:val="000000" w:themeColor="text1"/>
                <w:sz w:val="18"/>
                <w:szCs w:val="18"/>
              </w:rPr>
              <w:t xml:space="preserve"> replication origin for the whole vector.</w:t>
            </w:r>
          </w:p>
        </w:tc>
        <w:tc>
          <w:tcPr>
            <w:tcW w:w="992" w:type="dxa"/>
          </w:tcPr>
          <w:p w14:paraId="185D3222"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9451 bp</w:t>
            </w:r>
          </w:p>
        </w:tc>
      </w:tr>
      <w:tr w:rsidR="00240951" w:rsidRPr="006831E3" w14:paraId="65E25184" w14:textId="77777777" w:rsidTr="00240951">
        <w:tc>
          <w:tcPr>
            <w:tcW w:w="1843" w:type="dxa"/>
            <w:shd w:val="clear" w:color="auto" w:fill="B4C6E7" w:themeFill="accent1" w:themeFillTint="66"/>
          </w:tcPr>
          <w:p w14:paraId="05DE7291"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991</w:t>
            </w:r>
            <w:r w:rsidRPr="006831E3">
              <w:rPr>
                <w:color w:val="000000" w:themeColor="text1"/>
                <w:sz w:val="18"/>
                <w:szCs w:val="18"/>
              </w:rPr>
              <w:t>)</w:t>
            </w:r>
          </w:p>
        </w:tc>
        <w:tc>
          <w:tcPr>
            <w:tcW w:w="1271" w:type="dxa"/>
          </w:tcPr>
          <w:p w14:paraId="41DDE723" w14:textId="2F99203A" w:rsidR="00240951" w:rsidRPr="006831E3" w:rsidRDefault="00240951" w:rsidP="00E21AB2">
            <w:pPr>
              <w:ind w:left="0"/>
              <w:jc w:val="both"/>
              <w:rPr>
                <w:color w:val="000000" w:themeColor="text1"/>
                <w:sz w:val="18"/>
                <w:szCs w:val="18"/>
              </w:rPr>
            </w:pPr>
            <w:ins w:id="341" w:author="Nicholas Lee" w:date="2023-10-11T19:47:00Z">
              <w:r>
                <w:rPr>
                  <w:color w:val="000000" w:themeColor="text1"/>
                  <w:sz w:val="18"/>
                  <w:szCs w:val="18"/>
                </w:rPr>
                <w:t>p</w:t>
              </w:r>
            </w:ins>
            <w:del w:id="342" w:author="Nicholas Lee" w:date="2023-10-11T19:47:00Z">
              <w:r w:rsidRPr="006831E3" w:rsidDel="00281EC4">
                <w:rPr>
                  <w:rFonts w:hint="eastAsia"/>
                  <w:color w:val="000000" w:themeColor="text1"/>
                  <w:sz w:val="18"/>
                  <w:szCs w:val="18"/>
                </w:rPr>
                <w:delText>P</w:delText>
              </w:r>
            </w:del>
            <w:r w:rsidRPr="006831E3">
              <w:rPr>
                <w:rFonts w:hint="eastAsia"/>
                <w:color w:val="000000" w:themeColor="text1"/>
                <w:sz w:val="18"/>
                <w:szCs w:val="18"/>
              </w:rPr>
              <w:t>ET-</w:t>
            </w:r>
            <w:proofErr w:type="spellStart"/>
            <w:r w:rsidRPr="006831E3">
              <w:rPr>
                <w:rFonts w:hint="eastAsia"/>
                <w:color w:val="000000" w:themeColor="text1"/>
                <w:sz w:val="18"/>
                <w:szCs w:val="18"/>
              </w:rPr>
              <w:t>NorR</w:t>
            </w:r>
            <w:proofErr w:type="spellEnd"/>
            <w:r w:rsidRPr="006831E3">
              <w:rPr>
                <w:rFonts w:hint="eastAsia"/>
                <w:color w:val="000000" w:themeColor="text1"/>
                <w:sz w:val="18"/>
                <w:szCs w:val="18"/>
              </w:rPr>
              <w:t>-</w:t>
            </w:r>
            <w:proofErr w:type="spellStart"/>
            <w:r w:rsidRPr="006831E3">
              <w:rPr>
                <w:rFonts w:hint="eastAsia"/>
                <w:color w:val="000000" w:themeColor="text1"/>
                <w:sz w:val="18"/>
                <w:szCs w:val="18"/>
              </w:rPr>
              <w:t>ProA</w:t>
            </w:r>
            <w:proofErr w:type="spellEnd"/>
            <w:r w:rsidRPr="006831E3">
              <w:rPr>
                <w:rFonts w:hint="eastAsia"/>
                <w:color w:val="000000" w:themeColor="text1"/>
                <w:sz w:val="18"/>
                <w:szCs w:val="18"/>
              </w:rPr>
              <w:t>-</w:t>
            </w:r>
          </w:p>
          <w:p w14:paraId="78F907F9" w14:textId="6DC50667" w:rsidR="00240951" w:rsidRPr="006831E3" w:rsidRDefault="00240951" w:rsidP="00E21AB2">
            <w:pPr>
              <w:ind w:left="0"/>
              <w:jc w:val="both"/>
              <w:rPr>
                <w:color w:val="000000" w:themeColor="text1"/>
                <w:sz w:val="18"/>
                <w:szCs w:val="18"/>
              </w:rPr>
            </w:pPr>
            <w:proofErr w:type="spellStart"/>
            <w:r w:rsidRPr="006831E3">
              <w:rPr>
                <w:rFonts w:hint="eastAsia"/>
                <w:color w:val="000000" w:themeColor="text1"/>
                <w:sz w:val="18"/>
                <w:szCs w:val="18"/>
              </w:rPr>
              <w:t>PnorV</w:t>
            </w:r>
            <w:proofErr w:type="spellEnd"/>
            <w:r w:rsidRPr="006831E3">
              <w:rPr>
                <w:rFonts w:hint="eastAsia"/>
                <w:color w:val="000000" w:themeColor="text1"/>
                <w:sz w:val="18"/>
                <w:szCs w:val="18"/>
              </w:rPr>
              <w:t>-</w:t>
            </w:r>
            <w:r>
              <w:rPr>
                <w:color w:val="000000" w:themeColor="text1"/>
                <w:sz w:val="18"/>
                <w:szCs w:val="18"/>
              </w:rPr>
              <w:t>PEP</w:t>
            </w:r>
            <w:r w:rsidRPr="006831E3">
              <w:rPr>
                <w:rFonts w:hint="eastAsia"/>
                <w:color w:val="000000" w:themeColor="text1"/>
                <w:sz w:val="18"/>
                <w:szCs w:val="18"/>
              </w:rPr>
              <w:t>-his tag</w:t>
            </w:r>
          </w:p>
        </w:tc>
        <w:tc>
          <w:tcPr>
            <w:tcW w:w="1276" w:type="dxa"/>
          </w:tcPr>
          <w:p w14:paraId="04B3C8A2"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Plasmid</w:t>
            </w:r>
          </w:p>
        </w:tc>
        <w:tc>
          <w:tcPr>
            <w:tcW w:w="3827" w:type="dxa"/>
          </w:tcPr>
          <w:p w14:paraId="346B4E66" w14:textId="0C821090" w:rsidR="00240951" w:rsidRPr="006831E3" w:rsidRDefault="00240951" w:rsidP="00281EC4">
            <w:pPr>
              <w:ind w:left="0"/>
              <w:jc w:val="both"/>
              <w:rPr>
                <w:ins w:id="343" w:author="Nicholas Lee" w:date="2023-10-11T19:47:00Z"/>
                <w:color w:val="000000" w:themeColor="text1"/>
                <w:sz w:val="18"/>
                <w:szCs w:val="18"/>
              </w:rPr>
            </w:pPr>
            <w:del w:id="344" w:author="Nicholas Lee" w:date="2023-10-11T19:47:00Z">
              <w:r w:rsidRPr="006831E3" w:rsidDel="00281EC4">
                <w:rPr>
                  <w:color w:val="000000" w:themeColor="text1"/>
                  <w:sz w:val="18"/>
                  <w:szCs w:val="18"/>
                </w:rPr>
                <w:delText>On the direction for our PnorV regulator gene, there is a constitutive ProA promoter (</w:delText>
              </w:r>
              <w:r w:rsidRPr="006831E3" w:rsidDel="00281EC4">
                <w:rPr>
                  <w:rFonts w:hint="eastAsia"/>
                  <w:color w:val="000000" w:themeColor="text1"/>
                  <w:sz w:val="18"/>
                  <w:szCs w:val="18"/>
                </w:rPr>
                <w:delText>BBa</w:delText>
              </w:r>
              <w:r w:rsidRPr="006831E3" w:rsidDel="00281EC4">
                <w:rPr>
                  <w:color w:val="000000" w:themeColor="text1"/>
                  <w:sz w:val="18"/>
                  <w:szCs w:val="18"/>
                </w:rPr>
                <w:delText>_K4716</w:delText>
              </w:r>
              <w:r w:rsidRPr="006831E3" w:rsidDel="00281EC4">
                <w:rPr>
                  <w:rFonts w:hint="eastAsia"/>
                  <w:color w:val="000000" w:themeColor="text1"/>
                  <w:sz w:val="18"/>
                  <w:szCs w:val="18"/>
                </w:rPr>
                <w:delText>999</w:delText>
              </w:r>
              <w:r w:rsidRPr="006831E3" w:rsidDel="00281EC4">
                <w:rPr>
                  <w:color w:val="000000" w:themeColor="text1"/>
                  <w:sz w:val="18"/>
                  <w:szCs w:val="18"/>
                </w:rPr>
                <w:delText>) induce the expression of NorR protein (</w:delText>
              </w:r>
              <w:r w:rsidRPr="006831E3" w:rsidDel="00281EC4">
                <w:rPr>
                  <w:rFonts w:hint="eastAsia"/>
                  <w:color w:val="000000" w:themeColor="text1"/>
                  <w:sz w:val="18"/>
                  <w:szCs w:val="18"/>
                </w:rPr>
                <w:delText>BBa</w:delText>
              </w:r>
              <w:r w:rsidRPr="006831E3" w:rsidDel="00281EC4">
                <w:rPr>
                  <w:color w:val="000000" w:themeColor="text1"/>
                  <w:sz w:val="18"/>
                  <w:szCs w:val="18"/>
                </w:rPr>
                <w:delText>_K4716</w:delText>
              </w:r>
              <w:r w:rsidRPr="006831E3" w:rsidDel="00281EC4">
                <w:rPr>
                  <w:rFonts w:hint="eastAsia"/>
                  <w:color w:val="000000" w:themeColor="text1"/>
                  <w:sz w:val="18"/>
                  <w:szCs w:val="18"/>
                </w:rPr>
                <w:delText>998</w:delText>
              </w:r>
              <w:r w:rsidRPr="006831E3" w:rsidDel="00281EC4">
                <w:rPr>
                  <w:color w:val="000000" w:themeColor="text1"/>
                  <w:sz w:val="18"/>
                  <w:szCs w:val="18"/>
                </w:rPr>
                <w:delText xml:space="preserve">); On the opposite direction for our gene expression are the PnorV promoter which can bind with NorR protein when there is no nitric oxygen in environment, RBS (BBa_B0034) which is the ribosome binding site, our target gene NSP4-pep, 6-his tag as our antibody binding site in our protein analysis process and the double terminator (BBa_B0015) is the terminator. On our backbone pET, the resistant gene of ampicilin has the function for screening the successful </w:delText>
              </w:r>
              <w:r w:rsidRPr="006831E3" w:rsidDel="00281EC4">
                <w:rPr>
                  <w:rFonts w:hint="eastAsia"/>
                  <w:color w:val="000000" w:themeColor="text1"/>
                  <w:sz w:val="18"/>
                  <w:szCs w:val="18"/>
                </w:rPr>
                <w:delText>transformed</w:delText>
              </w:r>
              <w:r w:rsidRPr="006831E3" w:rsidDel="00281EC4">
                <w:rPr>
                  <w:color w:val="000000" w:themeColor="text1"/>
                  <w:sz w:val="18"/>
                  <w:szCs w:val="18"/>
                </w:rPr>
                <w:delText xml:space="preserve"> bacteria. </w:delText>
              </w:r>
              <w:r w:rsidRPr="006831E3" w:rsidDel="00281EC4">
                <w:rPr>
                  <w:rFonts w:hint="eastAsia"/>
                  <w:color w:val="000000" w:themeColor="text1"/>
                  <w:sz w:val="18"/>
                  <w:szCs w:val="18"/>
                </w:rPr>
                <w:delText>Near</w:delText>
              </w:r>
              <w:r w:rsidRPr="006831E3" w:rsidDel="00281EC4">
                <w:rPr>
                  <w:color w:val="000000" w:themeColor="text1"/>
                  <w:sz w:val="18"/>
                  <w:szCs w:val="18"/>
                </w:rPr>
                <w:delText xml:space="preserve"> the gene of Rop protein there is also an pBR332 replication origin for the whole vector.</w:delText>
              </w:r>
            </w:del>
            <w:proofErr w:type="gramStart"/>
            <w:ins w:id="345" w:author="Nicholas Lee" w:date="2023-10-11T19:47:00Z">
              <w:r>
                <w:rPr>
                  <w:color w:val="000000" w:themeColor="text1"/>
                  <w:sz w:val="18"/>
                  <w:szCs w:val="18"/>
                </w:rPr>
                <w:t>Similar to</w:t>
              </w:r>
              <w:proofErr w:type="gramEnd"/>
              <w:r>
                <w:rPr>
                  <w:color w:val="000000" w:themeColor="text1"/>
                  <w:sz w:val="18"/>
                  <w:szCs w:val="18"/>
                </w:rPr>
                <w:t xml:space="preserve"> the p</w:t>
              </w:r>
              <w:r w:rsidRPr="006831E3">
                <w:rPr>
                  <w:rFonts w:hint="eastAsia"/>
                  <w:color w:val="000000" w:themeColor="text1"/>
                  <w:sz w:val="18"/>
                  <w:szCs w:val="18"/>
                </w:rPr>
                <w:t>ET-</w:t>
              </w:r>
              <w:proofErr w:type="spellStart"/>
              <w:r w:rsidRPr="006831E3">
                <w:rPr>
                  <w:rFonts w:hint="eastAsia"/>
                  <w:color w:val="000000" w:themeColor="text1"/>
                  <w:sz w:val="18"/>
                  <w:szCs w:val="18"/>
                </w:rPr>
                <w:t>NorR</w:t>
              </w:r>
              <w:proofErr w:type="spellEnd"/>
              <w:r w:rsidRPr="006831E3">
                <w:rPr>
                  <w:rFonts w:hint="eastAsia"/>
                  <w:color w:val="000000" w:themeColor="text1"/>
                  <w:sz w:val="18"/>
                  <w:szCs w:val="18"/>
                </w:rPr>
                <w:t>-</w:t>
              </w:r>
              <w:proofErr w:type="spellStart"/>
              <w:r w:rsidRPr="006831E3">
                <w:rPr>
                  <w:rFonts w:hint="eastAsia"/>
                  <w:color w:val="000000" w:themeColor="text1"/>
                  <w:sz w:val="18"/>
                  <w:szCs w:val="18"/>
                </w:rPr>
                <w:t>ProA</w:t>
              </w:r>
              <w:proofErr w:type="spellEnd"/>
              <w:r w:rsidRPr="006831E3">
                <w:rPr>
                  <w:rFonts w:hint="eastAsia"/>
                  <w:color w:val="000000" w:themeColor="text1"/>
                  <w:sz w:val="18"/>
                  <w:szCs w:val="18"/>
                </w:rPr>
                <w:t>-</w:t>
              </w:r>
            </w:ins>
          </w:p>
          <w:p w14:paraId="002494FF" w14:textId="14F16A16" w:rsidR="00240951" w:rsidRPr="006831E3" w:rsidRDefault="00240951" w:rsidP="00281EC4">
            <w:pPr>
              <w:ind w:left="0"/>
              <w:jc w:val="both"/>
              <w:rPr>
                <w:color w:val="000000" w:themeColor="text1"/>
                <w:sz w:val="18"/>
                <w:szCs w:val="18"/>
              </w:rPr>
            </w:pPr>
            <w:proofErr w:type="spellStart"/>
            <w:ins w:id="346" w:author="Nicholas Lee" w:date="2023-10-11T19:47:00Z">
              <w:r w:rsidRPr="006831E3">
                <w:rPr>
                  <w:rFonts w:hint="eastAsia"/>
                  <w:color w:val="000000" w:themeColor="text1"/>
                  <w:sz w:val="18"/>
                  <w:szCs w:val="18"/>
                </w:rPr>
                <w:t>PnorV</w:t>
              </w:r>
              <w:proofErr w:type="spellEnd"/>
              <w:r w:rsidRPr="006831E3">
                <w:rPr>
                  <w:rFonts w:hint="eastAsia"/>
                  <w:color w:val="000000" w:themeColor="text1"/>
                  <w:sz w:val="18"/>
                  <w:szCs w:val="18"/>
                </w:rPr>
                <w:t>-</w:t>
              </w:r>
            </w:ins>
            <w:proofErr w:type="spellStart"/>
            <w:r>
              <w:rPr>
                <w:color w:val="000000" w:themeColor="text1"/>
                <w:sz w:val="18"/>
                <w:szCs w:val="18"/>
              </w:rPr>
              <w:t>F</w:t>
            </w:r>
            <w:ins w:id="347" w:author="Nicholas Lee" w:date="2023-10-11T19:47:00Z">
              <w:r w:rsidRPr="006831E3">
                <w:rPr>
                  <w:rFonts w:hint="eastAsia"/>
                  <w:color w:val="000000" w:themeColor="text1"/>
                  <w:sz w:val="18"/>
                  <w:szCs w:val="18"/>
                </w:rPr>
                <w:t>vp</w:t>
              </w:r>
              <w:proofErr w:type="spellEnd"/>
              <w:r w:rsidRPr="006831E3">
                <w:rPr>
                  <w:rFonts w:hint="eastAsia"/>
                  <w:color w:val="000000" w:themeColor="text1"/>
                  <w:sz w:val="18"/>
                  <w:szCs w:val="18"/>
                </w:rPr>
                <w:t>-his tag</w:t>
              </w:r>
              <w:r>
                <w:rPr>
                  <w:color w:val="000000" w:themeColor="text1"/>
                  <w:sz w:val="18"/>
                  <w:szCs w:val="18"/>
                </w:rPr>
                <w:t xml:space="preserve"> (</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992</w:t>
              </w:r>
              <w:proofErr w:type="gramStart"/>
              <w:r>
                <w:rPr>
                  <w:color w:val="000000" w:themeColor="text1"/>
                  <w:sz w:val="18"/>
                  <w:szCs w:val="18"/>
                </w:rPr>
                <w:t>), but</w:t>
              </w:r>
              <w:proofErr w:type="gramEnd"/>
              <w:r>
                <w:rPr>
                  <w:color w:val="000000" w:themeColor="text1"/>
                  <w:sz w:val="18"/>
                  <w:szCs w:val="18"/>
                </w:rPr>
                <w:t xml:space="preserve"> replaced the enzyme by the PEP sequence.</w:t>
              </w:r>
            </w:ins>
          </w:p>
        </w:tc>
        <w:tc>
          <w:tcPr>
            <w:tcW w:w="992" w:type="dxa"/>
          </w:tcPr>
          <w:p w14:paraId="16749936"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9613 bp</w:t>
            </w:r>
          </w:p>
        </w:tc>
      </w:tr>
      <w:tr w:rsidR="00240951" w:rsidRPr="006831E3" w14:paraId="09030EEF" w14:textId="77777777" w:rsidTr="00240951">
        <w:tc>
          <w:tcPr>
            <w:tcW w:w="1843" w:type="dxa"/>
            <w:shd w:val="clear" w:color="auto" w:fill="B4C6E7" w:themeFill="accent1" w:themeFillTint="66"/>
          </w:tcPr>
          <w:p w14:paraId="365E10CC"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990</w:t>
            </w:r>
            <w:r w:rsidRPr="006831E3">
              <w:rPr>
                <w:color w:val="000000" w:themeColor="text1"/>
                <w:sz w:val="18"/>
                <w:szCs w:val="18"/>
              </w:rPr>
              <w:t>)</w:t>
            </w:r>
          </w:p>
        </w:tc>
        <w:tc>
          <w:tcPr>
            <w:tcW w:w="1271" w:type="dxa"/>
          </w:tcPr>
          <w:p w14:paraId="51B737FA" w14:textId="45B5B120" w:rsidR="00240951" w:rsidRPr="006831E3" w:rsidRDefault="00240951" w:rsidP="00E21AB2">
            <w:pPr>
              <w:ind w:left="0"/>
              <w:jc w:val="both"/>
              <w:rPr>
                <w:color w:val="000000" w:themeColor="text1"/>
                <w:sz w:val="18"/>
                <w:szCs w:val="18"/>
              </w:rPr>
            </w:pPr>
            <w:ins w:id="348" w:author="Nicholas Lee" w:date="2023-10-11T19:47:00Z">
              <w:r>
                <w:rPr>
                  <w:color w:val="000000" w:themeColor="text1"/>
                  <w:sz w:val="18"/>
                  <w:szCs w:val="18"/>
                </w:rPr>
                <w:t>p</w:t>
              </w:r>
            </w:ins>
            <w:del w:id="349" w:author="Nicholas Lee" w:date="2023-10-11T19:47:00Z">
              <w:r w:rsidRPr="006831E3" w:rsidDel="00281EC4">
                <w:rPr>
                  <w:rFonts w:hint="eastAsia"/>
                  <w:color w:val="000000" w:themeColor="text1"/>
                  <w:sz w:val="18"/>
                  <w:szCs w:val="18"/>
                </w:rPr>
                <w:delText>P</w:delText>
              </w:r>
            </w:del>
            <w:r w:rsidRPr="006831E3">
              <w:rPr>
                <w:rFonts w:hint="eastAsia"/>
                <w:color w:val="000000" w:themeColor="text1"/>
                <w:sz w:val="18"/>
                <w:szCs w:val="18"/>
              </w:rPr>
              <w:t>ET-J23119-</w:t>
            </w:r>
            <w:r w:rsidR="007C22A6">
              <w:rPr>
                <w:color w:val="000000" w:themeColor="text1"/>
                <w:sz w:val="18"/>
                <w:szCs w:val="18"/>
              </w:rPr>
              <w:t>F</w:t>
            </w:r>
            <w:r w:rsidRPr="006831E3">
              <w:rPr>
                <w:rFonts w:hint="eastAsia"/>
                <w:color w:val="000000" w:themeColor="text1"/>
                <w:sz w:val="18"/>
                <w:szCs w:val="18"/>
              </w:rPr>
              <w:t>vp-sfGFP</w:t>
            </w:r>
          </w:p>
        </w:tc>
        <w:tc>
          <w:tcPr>
            <w:tcW w:w="1276" w:type="dxa"/>
          </w:tcPr>
          <w:p w14:paraId="7CEB51CD"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Plasmid</w:t>
            </w:r>
          </w:p>
        </w:tc>
        <w:tc>
          <w:tcPr>
            <w:tcW w:w="3827" w:type="dxa"/>
          </w:tcPr>
          <w:p w14:paraId="6AAE1976" w14:textId="4A0B98FA" w:rsidR="00240951" w:rsidRPr="006831E3" w:rsidRDefault="00240951" w:rsidP="00E21AB2">
            <w:pPr>
              <w:ind w:left="0"/>
              <w:jc w:val="both"/>
              <w:rPr>
                <w:color w:val="000000" w:themeColor="text1"/>
                <w:sz w:val="18"/>
                <w:szCs w:val="18"/>
              </w:rPr>
            </w:pPr>
            <w:del w:id="350" w:author="Nicholas Lee" w:date="2023-10-11T19:48:00Z">
              <w:r w:rsidRPr="006831E3" w:rsidDel="00281EC4">
                <w:rPr>
                  <w:color w:val="000000" w:themeColor="text1"/>
                  <w:sz w:val="18"/>
                  <w:szCs w:val="18"/>
                </w:rPr>
                <w:delText xml:space="preserve">On the direction for our target gene we use the constitutive promoter J23119 (BBa_J23119), RBS (BBa_B0034) is the ribosome binding site, our target gene NSP4-Fvp, the sfGFP is the reporter gene and the double terminator (BBa_B0015) is the terminater we use in this circuit. On our backbone pET, the resistant gene of ampicilin has the function for screening the successful </w:delText>
              </w:r>
              <w:r w:rsidRPr="006831E3" w:rsidDel="00281EC4">
                <w:rPr>
                  <w:rFonts w:hint="eastAsia"/>
                  <w:color w:val="000000" w:themeColor="text1"/>
                  <w:sz w:val="18"/>
                  <w:szCs w:val="18"/>
                </w:rPr>
                <w:delText>transformed</w:delText>
              </w:r>
              <w:r w:rsidRPr="006831E3" w:rsidDel="00281EC4">
                <w:rPr>
                  <w:color w:val="000000" w:themeColor="text1"/>
                  <w:sz w:val="18"/>
                  <w:szCs w:val="18"/>
                </w:rPr>
                <w:delText xml:space="preserve"> bacteria. </w:delText>
              </w:r>
              <w:r w:rsidRPr="006831E3" w:rsidDel="00281EC4">
                <w:rPr>
                  <w:rFonts w:hint="eastAsia"/>
                  <w:color w:val="000000" w:themeColor="text1"/>
                  <w:sz w:val="18"/>
                  <w:szCs w:val="18"/>
                </w:rPr>
                <w:delText>Near</w:delText>
              </w:r>
              <w:r w:rsidRPr="006831E3" w:rsidDel="00281EC4">
                <w:rPr>
                  <w:color w:val="000000" w:themeColor="text1"/>
                  <w:sz w:val="18"/>
                  <w:szCs w:val="18"/>
                </w:rPr>
                <w:delText xml:space="preserve"> the gene of Rop protein there is also an pBR332 replication origin for the whole vector.</w:delText>
              </w:r>
            </w:del>
            <w:ins w:id="351" w:author="Nicholas Lee" w:date="2023-10-11T19:48:00Z">
              <w:r>
                <w:rPr>
                  <w:color w:val="000000" w:themeColor="text1"/>
                  <w:sz w:val="18"/>
                  <w:szCs w:val="18"/>
                </w:rPr>
                <w:t xml:space="preserve">A constitutively expression vector, that express the </w:t>
              </w:r>
              <w:proofErr w:type="spellStart"/>
              <w:r>
                <w:rPr>
                  <w:color w:val="000000" w:themeColor="text1"/>
                  <w:sz w:val="18"/>
                  <w:szCs w:val="18"/>
                </w:rPr>
                <w:t>F</w:t>
              </w:r>
            </w:ins>
            <w:r>
              <w:rPr>
                <w:color w:val="000000" w:themeColor="text1"/>
                <w:sz w:val="18"/>
                <w:szCs w:val="18"/>
              </w:rPr>
              <w:t>vp</w:t>
            </w:r>
            <w:proofErr w:type="spellEnd"/>
            <w:ins w:id="352" w:author="Nicholas Lee" w:date="2023-10-11T19:48:00Z">
              <w:r>
                <w:rPr>
                  <w:color w:val="000000" w:themeColor="text1"/>
                  <w:sz w:val="18"/>
                  <w:szCs w:val="18"/>
                </w:rPr>
                <w:t>. In this plasmid, the NO sensor system was removed and used the J23119 promoter.</w:t>
              </w:r>
            </w:ins>
          </w:p>
        </w:tc>
        <w:tc>
          <w:tcPr>
            <w:tcW w:w="992" w:type="dxa"/>
          </w:tcPr>
          <w:p w14:paraId="3413A49A"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8168 bp</w:t>
            </w:r>
          </w:p>
        </w:tc>
      </w:tr>
      <w:tr w:rsidR="00240951" w:rsidRPr="006831E3" w14:paraId="45FE49EF" w14:textId="77777777" w:rsidTr="00240951">
        <w:tc>
          <w:tcPr>
            <w:tcW w:w="1843" w:type="dxa"/>
            <w:shd w:val="clear" w:color="auto" w:fill="B4C6E7" w:themeFill="accent1" w:themeFillTint="66"/>
          </w:tcPr>
          <w:p w14:paraId="55608ADD"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989</w:t>
            </w:r>
            <w:r w:rsidRPr="006831E3">
              <w:rPr>
                <w:color w:val="000000" w:themeColor="text1"/>
                <w:sz w:val="18"/>
                <w:szCs w:val="18"/>
              </w:rPr>
              <w:t>)</w:t>
            </w:r>
          </w:p>
        </w:tc>
        <w:tc>
          <w:tcPr>
            <w:tcW w:w="1271" w:type="dxa"/>
          </w:tcPr>
          <w:p w14:paraId="73BC2848" w14:textId="102DB71C" w:rsidR="00240951" w:rsidRPr="006831E3" w:rsidRDefault="00240951" w:rsidP="00E21AB2">
            <w:pPr>
              <w:ind w:left="0"/>
              <w:jc w:val="both"/>
              <w:rPr>
                <w:color w:val="000000" w:themeColor="text1"/>
                <w:sz w:val="18"/>
                <w:szCs w:val="18"/>
              </w:rPr>
            </w:pPr>
            <w:r>
              <w:rPr>
                <w:color w:val="000000" w:themeColor="text1"/>
                <w:sz w:val="18"/>
                <w:szCs w:val="18"/>
              </w:rPr>
              <w:t>p</w:t>
            </w:r>
            <w:r w:rsidRPr="006831E3">
              <w:rPr>
                <w:rFonts w:hint="eastAsia"/>
                <w:color w:val="000000" w:themeColor="text1"/>
                <w:sz w:val="18"/>
                <w:szCs w:val="18"/>
              </w:rPr>
              <w:t>ET-J23119-</w:t>
            </w:r>
            <w:r>
              <w:rPr>
                <w:color w:val="000000" w:themeColor="text1"/>
                <w:sz w:val="18"/>
                <w:szCs w:val="18"/>
              </w:rPr>
              <w:t>PEP</w:t>
            </w:r>
            <w:r w:rsidRPr="006831E3">
              <w:rPr>
                <w:rFonts w:hint="eastAsia"/>
                <w:color w:val="000000" w:themeColor="text1"/>
                <w:sz w:val="18"/>
                <w:szCs w:val="18"/>
              </w:rPr>
              <w:t>-</w:t>
            </w:r>
          </w:p>
          <w:p w14:paraId="146256DB" w14:textId="77777777" w:rsidR="00240951" w:rsidRPr="006831E3" w:rsidRDefault="00240951" w:rsidP="00E21AB2">
            <w:pPr>
              <w:ind w:left="0"/>
              <w:jc w:val="both"/>
              <w:rPr>
                <w:color w:val="000000" w:themeColor="text1"/>
                <w:sz w:val="18"/>
                <w:szCs w:val="18"/>
              </w:rPr>
            </w:pPr>
            <w:proofErr w:type="spellStart"/>
            <w:r w:rsidRPr="006831E3">
              <w:rPr>
                <w:rFonts w:hint="eastAsia"/>
                <w:color w:val="000000" w:themeColor="text1"/>
                <w:sz w:val="18"/>
                <w:szCs w:val="18"/>
              </w:rPr>
              <w:t>sfGFP</w:t>
            </w:r>
            <w:proofErr w:type="spellEnd"/>
          </w:p>
        </w:tc>
        <w:tc>
          <w:tcPr>
            <w:tcW w:w="1276" w:type="dxa"/>
          </w:tcPr>
          <w:p w14:paraId="1BAADD69"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Plasmid</w:t>
            </w:r>
          </w:p>
        </w:tc>
        <w:tc>
          <w:tcPr>
            <w:tcW w:w="3827" w:type="dxa"/>
          </w:tcPr>
          <w:p w14:paraId="04FCD46C" w14:textId="147DEA31" w:rsidR="00240951" w:rsidRPr="006831E3" w:rsidRDefault="00240951" w:rsidP="00E21AB2">
            <w:pPr>
              <w:ind w:left="0"/>
              <w:jc w:val="both"/>
              <w:rPr>
                <w:color w:val="000000" w:themeColor="text1"/>
                <w:sz w:val="18"/>
                <w:szCs w:val="18"/>
              </w:rPr>
            </w:pPr>
            <w:del w:id="353" w:author="Nicholas Lee" w:date="2023-10-11T19:49:00Z">
              <w:r w:rsidRPr="006831E3" w:rsidDel="00281EC4">
                <w:rPr>
                  <w:color w:val="000000" w:themeColor="text1"/>
                  <w:sz w:val="18"/>
                  <w:szCs w:val="18"/>
                </w:rPr>
                <w:delText xml:space="preserve">On the direction for our target gene we use the constitutive promoter J23119 (BBa_J23119), RBS (BBa_B0034) is the ribosome binding site, our target gene NSP4-pep, the sfGFP is the reporter gene and the double terminator (BBa_B0015) is the terminater we use in this circuit. On our backbone pET, the resistant gene of ampicilin has the function for screening the successful </w:delText>
              </w:r>
              <w:r w:rsidRPr="006831E3" w:rsidDel="00281EC4">
                <w:rPr>
                  <w:rFonts w:hint="eastAsia"/>
                  <w:color w:val="000000" w:themeColor="text1"/>
                  <w:sz w:val="18"/>
                  <w:szCs w:val="18"/>
                </w:rPr>
                <w:delText>transformed</w:delText>
              </w:r>
              <w:r w:rsidRPr="006831E3" w:rsidDel="00281EC4">
                <w:rPr>
                  <w:color w:val="000000" w:themeColor="text1"/>
                  <w:sz w:val="18"/>
                  <w:szCs w:val="18"/>
                </w:rPr>
                <w:delText xml:space="preserve"> bacteria. </w:delText>
              </w:r>
              <w:r w:rsidRPr="006831E3" w:rsidDel="00281EC4">
                <w:rPr>
                  <w:rFonts w:hint="eastAsia"/>
                  <w:color w:val="000000" w:themeColor="text1"/>
                  <w:sz w:val="18"/>
                  <w:szCs w:val="18"/>
                </w:rPr>
                <w:delText>Near</w:delText>
              </w:r>
              <w:r w:rsidRPr="006831E3" w:rsidDel="00281EC4">
                <w:rPr>
                  <w:color w:val="000000" w:themeColor="text1"/>
                  <w:sz w:val="18"/>
                  <w:szCs w:val="18"/>
                </w:rPr>
                <w:delText xml:space="preserve"> the gene of Rop protein there is also an pBR332 replication origin for the whole vector.</w:delText>
              </w:r>
            </w:del>
            <w:ins w:id="354" w:author="Nicholas Lee" w:date="2023-10-11T19:49:00Z">
              <w:r>
                <w:rPr>
                  <w:color w:val="000000" w:themeColor="text1"/>
                  <w:sz w:val="18"/>
                  <w:szCs w:val="18"/>
                </w:rPr>
                <w:t xml:space="preserve">Similar to the </w:t>
              </w:r>
            </w:ins>
            <w:r>
              <w:rPr>
                <w:color w:val="000000" w:themeColor="text1"/>
                <w:sz w:val="18"/>
                <w:szCs w:val="18"/>
              </w:rPr>
              <w:t>p</w:t>
            </w:r>
            <w:ins w:id="355" w:author="Nicholas Lee" w:date="2023-10-11T19:49:00Z">
              <w:r w:rsidRPr="006831E3">
                <w:rPr>
                  <w:rFonts w:hint="eastAsia"/>
                  <w:color w:val="000000" w:themeColor="text1"/>
                  <w:sz w:val="18"/>
                  <w:szCs w:val="18"/>
                </w:rPr>
                <w:t>ET-J23119-</w:t>
              </w:r>
            </w:ins>
            <w:r>
              <w:rPr>
                <w:color w:val="000000" w:themeColor="text1"/>
                <w:sz w:val="18"/>
                <w:szCs w:val="18"/>
              </w:rPr>
              <w:t>F</w:t>
            </w:r>
            <w:ins w:id="356" w:author="Nicholas Lee" w:date="2023-10-11T19:49:00Z">
              <w:r w:rsidRPr="006831E3">
                <w:rPr>
                  <w:rFonts w:hint="eastAsia"/>
                  <w:color w:val="000000" w:themeColor="text1"/>
                  <w:sz w:val="18"/>
                  <w:szCs w:val="18"/>
                </w:rPr>
                <w:t>vp-sfGFP</w:t>
              </w:r>
            </w:ins>
            <w:r w:rsidR="00EF2BA7">
              <w:rPr>
                <w:rFonts w:hint="eastAsia"/>
                <w:color w:val="000000" w:themeColor="text1"/>
                <w:sz w:val="18"/>
                <w:szCs w:val="18"/>
              </w:rPr>
              <w:t xml:space="preserve"> </w:t>
            </w:r>
            <w:r w:rsidR="00EF2BA7">
              <w:rPr>
                <w:color w:val="000000" w:themeColor="text1"/>
                <w:sz w:val="18"/>
                <w:szCs w:val="18"/>
              </w:rPr>
              <w:t>(</w:t>
            </w:r>
            <w:ins w:id="357" w:author="Nicholas Lee" w:date="2023-10-11T19:49:00Z">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990</w:t>
              </w:r>
              <w:proofErr w:type="gramStart"/>
              <w:r w:rsidRPr="006831E3">
                <w:rPr>
                  <w:color w:val="000000" w:themeColor="text1"/>
                  <w:sz w:val="18"/>
                  <w:szCs w:val="18"/>
                </w:rPr>
                <w:t>)</w:t>
              </w:r>
              <w:r>
                <w:rPr>
                  <w:color w:val="000000" w:themeColor="text1"/>
                  <w:sz w:val="18"/>
                  <w:szCs w:val="18"/>
                </w:rPr>
                <w:t>, but</w:t>
              </w:r>
              <w:proofErr w:type="gramEnd"/>
              <w:r>
                <w:rPr>
                  <w:color w:val="000000" w:themeColor="text1"/>
                  <w:sz w:val="18"/>
                  <w:szCs w:val="18"/>
                </w:rPr>
                <w:t xml:space="preserve"> replaced the enzyme by PEP sequence.</w:t>
              </w:r>
            </w:ins>
          </w:p>
        </w:tc>
        <w:tc>
          <w:tcPr>
            <w:tcW w:w="992" w:type="dxa"/>
          </w:tcPr>
          <w:p w14:paraId="726DED73"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t>8330 bp</w:t>
            </w:r>
          </w:p>
        </w:tc>
      </w:tr>
      <w:tr w:rsidR="00240951" w:rsidRPr="006831E3" w14:paraId="5D70AE7C" w14:textId="77777777" w:rsidTr="00240951">
        <w:tc>
          <w:tcPr>
            <w:tcW w:w="1843" w:type="dxa"/>
            <w:shd w:val="clear" w:color="auto" w:fill="B4C6E7" w:themeFill="accent1" w:themeFillTint="66"/>
          </w:tcPr>
          <w:p w14:paraId="47671F7B"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988</w:t>
            </w:r>
            <w:r w:rsidRPr="006831E3">
              <w:rPr>
                <w:color w:val="000000" w:themeColor="text1"/>
                <w:sz w:val="18"/>
                <w:szCs w:val="18"/>
              </w:rPr>
              <w:t>)</w:t>
            </w:r>
          </w:p>
        </w:tc>
        <w:tc>
          <w:tcPr>
            <w:tcW w:w="1271" w:type="dxa"/>
          </w:tcPr>
          <w:p w14:paraId="5A2F7A5D" w14:textId="72B06AA9" w:rsidR="00240951" w:rsidRPr="006831E3" w:rsidRDefault="00240951" w:rsidP="00E21AB2">
            <w:pPr>
              <w:ind w:left="0"/>
              <w:jc w:val="both"/>
              <w:rPr>
                <w:color w:val="000000" w:themeColor="text1"/>
                <w:sz w:val="18"/>
                <w:szCs w:val="18"/>
              </w:rPr>
            </w:pPr>
            <w:r>
              <w:rPr>
                <w:color w:val="000000" w:themeColor="text1"/>
                <w:sz w:val="18"/>
                <w:szCs w:val="18"/>
              </w:rPr>
              <w:t>p</w:t>
            </w:r>
            <w:r w:rsidRPr="006831E3">
              <w:rPr>
                <w:rFonts w:hint="eastAsia"/>
                <w:color w:val="000000" w:themeColor="text1"/>
                <w:sz w:val="18"/>
                <w:szCs w:val="18"/>
              </w:rPr>
              <w:t>ET-J23119-sfGFP</w:t>
            </w:r>
          </w:p>
        </w:tc>
        <w:tc>
          <w:tcPr>
            <w:tcW w:w="1276" w:type="dxa"/>
          </w:tcPr>
          <w:p w14:paraId="6A7622F7"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Plasmid</w:t>
            </w:r>
          </w:p>
        </w:tc>
        <w:tc>
          <w:tcPr>
            <w:tcW w:w="3827" w:type="dxa"/>
          </w:tcPr>
          <w:p w14:paraId="51284E1F" w14:textId="0FD0B540" w:rsidR="00240951" w:rsidRPr="006831E3" w:rsidRDefault="00240951" w:rsidP="00E21AB2">
            <w:pPr>
              <w:ind w:left="0"/>
              <w:jc w:val="both"/>
              <w:rPr>
                <w:color w:val="000000" w:themeColor="text1"/>
                <w:sz w:val="18"/>
                <w:szCs w:val="18"/>
              </w:rPr>
            </w:pPr>
            <w:r w:rsidRPr="006831E3">
              <w:rPr>
                <w:color w:val="000000" w:themeColor="text1"/>
                <w:sz w:val="18"/>
                <w:szCs w:val="18"/>
              </w:rPr>
              <w:t>As the control group plasmid in enzymatic release module, on the direction for our target gene we use the constitutive promoter J23119 (BBa_J23119), RBS (BBa_B0034) is the ribosome binding site,</w:t>
            </w:r>
            <w:r w:rsidRPr="006831E3">
              <w:rPr>
                <w:rFonts w:hint="eastAsia"/>
                <w:color w:val="000000" w:themeColor="text1"/>
                <w:sz w:val="18"/>
                <w:szCs w:val="18"/>
              </w:rPr>
              <w:t xml:space="preserve"> </w:t>
            </w:r>
            <w:proofErr w:type="spellStart"/>
            <w:r w:rsidRPr="006831E3">
              <w:rPr>
                <w:rFonts w:hint="eastAsia"/>
                <w:color w:val="000000" w:themeColor="text1"/>
                <w:sz w:val="18"/>
                <w:szCs w:val="18"/>
              </w:rPr>
              <w:t>sfGFP</w:t>
            </w:r>
            <w:proofErr w:type="spellEnd"/>
            <w:r w:rsidRPr="006831E3">
              <w:rPr>
                <w:color w:val="000000" w:themeColor="text1"/>
                <w:sz w:val="18"/>
                <w:szCs w:val="18"/>
              </w:rPr>
              <w:t xml:space="preserve"> gene is our fluorescent </w:t>
            </w:r>
            <w:r w:rsidRPr="006831E3">
              <w:rPr>
                <w:color w:val="000000" w:themeColor="text1"/>
                <w:sz w:val="18"/>
                <w:szCs w:val="18"/>
              </w:rPr>
              <w:lastRenderedPageBreak/>
              <w:t xml:space="preserve">reporter gene, double </w:t>
            </w:r>
            <w:r w:rsidR="00EF2BA7" w:rsidRPr="006831E3">
              <w:rPr>
                <w:color w:val="000000" w:themeColor="text1"/>
                <w:sz w:val="18"/>
                <w:szCs w:val="18"/>
              </w:rPr>
              <w:t>terminator (</w:t>
            </w:r>
            <w:r w:rsidRPr="006831E3">
              <w:rPr>
                <w:color w:val="000000" w:themeColor="text1"/>
                <w:sz w:val="18"/>
                <w:szCs w:val="18"/>
              </w:rPr>
              <w:t>BBa_B0015) is the terminator</w:t>
            </w:r>
            <w:r w:rsidRPr="006831E3">
              <w:rPr>
                <w:rFonts w:hint="eastAsia"/>
                <w:color w:val="000000" w:themeColor="text1"/>
                <w:sz w:val="18"/>
                <w:szCs w:val="18"/>
              </w:rPr>
              <w:t>.</w:t>
            </w:r>
            <w:r w:rsidRPr="006831E3">
              <w:rPr>
                <w:color w:val="000000" w:themeColor="text1"/>
                <w:sz w:val="18"/>
                <w:szCs w:val="18"/>
              </w:rPr>
              <w:t xml:space="preserve"> On our backbone pET, the resistant gene of </w:t>
            </w:r>
            <w:proofErr w:type="spellStart"/>
            <w:r w:rsidRPr="006831E3">
              <w:rPr>
                <w:color w:val="000000" w:themeColor="text1"/>
                <w:sz w:val="18"/>
                <w:szCs w:val="18"/>
              </w:rPr>
              <w:t>ampicilin</w:t>
            </w:r>
            <w:proofErr w:type="spellEnd"/>
            <w:r w:rsidRPr="006831E3">
              <w:rPr>
                <w:color w:val="000000" w:themeColor="text1"/>
                <w:sz w:val="18"/>
                <w:szCs w:val="18"/>
              </w:rPr>
              <w:t xml:space="preserve"> has the function for screening the successful </w:t>
            </w:r>
            <w:r w:rsidRPr="006831E3">
              <w:rPr>
                <w:rFonts w:hint="eastAsia"/>
                <w:color w:val="000000" w:themeColor="text1"/>
                <w:sz w:val="18"/>
                <w:szCs w:val="18"/>
              </w:rPr>
              <w:t>transformed</w:t>
            </w:r>
            <w:r w:rsidRPr="006831E3">
              <w:rPr>
                <w:color w:val="000000" w:themeColor="text1"/>
                <w:sz w:val="18"/>
                <w:szCs w:val="18"/>
              </w:rPr>
              <w:t xml:space="preserve"> bacteria. </w:t>
            </w:r>
            <w:r w:rsidRPr="006831E3">
              <w:rPr>
                <w:rFonts w:hint="eastAsia"/>
                <w:color w:val="000000" w:themeColor="text1"/>
                <w:sz w:val="18"/>
                <w:szCs w:val="18"/>
              </w:rPr>
              <w:t>Near</w:t>
            </w:r>
            <w:r w:rsidRPr="006831E3">
              <w:rPr>
                <w:color w:val="000000" w:themeColor="text1"/>
                <w:sz w:val="18"/>
                <w:szCs w:val="18"/>
              </w:rPr>
              <w:t xml:space="preserve"> the gene of </w:t>
            </w:r>
            <w:proofErr w:type="spellStart"/>
            <w:r w:rsidRPr="006831E3">
              <w:rPr>
                <w:color w:val="000000" w:themeColor="text1"/>
                <w:sz w:val="18"/>
                <w:szCs w:val="18"/>
              </w:rPr>
              <w:t>Rop</w:t>
            </w:r>
            <w:proofErr w:type="spellEnd"/>
            <w:r w:rsidRPr="006831E3">
              <w:rPr>
                <w:color w:val="000000" w:themeColor="text1"/>
                <w:sz w:val="18"/>
                <w:szCs w:val="18"/>
              </w:rPr>
              <w:t xml:space="preserve"> protein there is also an pBR332 replication origin for the whole vector.</w:t>
            </w:r>
          </w:p>
        </w:tc>
        <w:tc>
          <w:tcPr>
            <w:tcW w:w="992" w:type="dxa"/>
          </w:tcPr>
          <w:p w14:paraId="1249E6C9" w14:textId="77777777" w:rsidR="00240951" w:rsidRPr="006831E3" w:rsidRDefault="00240951" w:rsidP="00E21AB2">
            <w:pPr>
              <w:ind w:left="0"/>
              <w:jc w:val="both"/>
              <w:rPr>
                <w:color w:val="000000" w:themeColor="text1"/>
                <w:sz w:val="18"/>
                <w:szCs w:val="18"/>
              </w:rPr>
            </w:pPr>
            <w:r w:rsidRPr="006831E3">
              <w:rPr>
                <w:color w:val="000000" w:themeColor="text1"/>
                <w:sz w:val="18"/>
                <w:szCs w:val="18"/>
              </w:rPr>
              <w:lastRenderedPageBreak/>
              <w:t>6503 bp</w:t>
            </w:r>
          </w:p>
        </w:tc>
      </w:tr>
      <w:tr w:rsidR="00240951" w:rsidRPr="006831E3" w14:paraId="32F96DF3" w14:textId="77777777" w:rsidTr="00240951">
        <w:tc>
          <w:tcPr>
            <w:tcW w:w="1843" w:type="dxa"/>
            <w:shd w:val="clear" w:color="auto" w:fill="B4C6E7" w:themeFill="accent1" w:themeFillTint="66"/>
          </w:tcPr>
          <w:p w14:paraId="46E2A4F6" w14:textId="77777777" w:rsidR="00240951" w:rsidRPr="006831E3" w:rsidRDefault="00240951" w:rsidP="00E21AB2">
            <w:pPr>
              <w:ind w:left="0"/>
              <w:jc w:val="both"/>
              <w:rPr>
                <w:color w:val="000000" w:themeColor="text1"/>
                <w:sz w:val="18"/>
                <w:szCs w:val="18"/>
              </w:rPr>
            </w:pPr>
          </w:p>
          <w:p w14:paraId="7FDF4A01"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w:t>
            </w:r>
            <w:r>
              <w:rPr>
                <w:color w:val="000000" w:themeColor="text1"/>
                <w:sz w:val="18"/>
                <w:szCs w:val="18"/>
              </w:rPr>
              <w:t>87</w:t>
            </w:r>
            <w:r w:rsidRPr="006831E3">
              <w:rPr>
                <w:color w:val="000000" w:themeColor="text1"/>
                <w:sz w:val="18"/>
                <w:szCs w:val="18"/>
              </w:rPr>
              <w:t>)</w:t>
            </w:r>
          </w:p>
        </w:tc>
        <w:tc>
          <w:tcPr>
            <w:tcW w:w="1271" w:type="dxa"/>
          </w:tcPr>
          <w:p w14:paraId="342703FF" w14:textId="77777777" w:rsidR="00240951" w:rsidRPr="006831E3" w:rsidRDefault="00240951" w:rsidP="00E21AB2">
            <w:pPr>
              <w:ind w:left="0"/>
              <w:jc w:val="both"/>
              <w:rPr>
                <w:color w:val="000000" w:themeColor="text1"/>
                <w:sz w:val="18"/>
                <w:szCs w:val="18"/>
              </w:rPr>
            </w:pPr>
            <w:proofErr w:type="spellStart"/>
            <w:r w:rsidRPr="006831E3">
              <w:rPr>
                <w:i/>
                <w:color w:val="000000" w:themeColor="text1"/>
                <w:sz w:val="18"/>
                <w:szCs w:val="18"/>
              </w:rPr>
              <w:t>Fvp</w:t>
            </w:r>
            <w:proofErr w:type="spellEnd"/>
            <w:r>
              <w:rPr>
                <w:i/>
                <w:color w:val="000000" w:themeColor="text1"/>
                <w:sz w:val="18"/>
                <w:szCs w:val="18"/>
              </w:rPr>
              <w:t>-his tag</w:t>
            </w:r>
          </w:p>
        </w:tc>
        <w:tc>
          <w:tcPr>
            <w:tcW w:w="1276" w:type="dxa"/>
          </w:tcPr>
          <w:p w14:paraId="57D11C3C" w14:textId="77777777" w:rsidR="00240951" w:rsidRPr="006831E3" w:rsidRDefault="00240951" w:rsidP="00E21AB2">
            <w:pPr>
              <w:ind w:left="0"/>
              <w:jc w:val="both"/>
              <w:rPr>
                <w:color w:val="000000" w:themeColor="text1"/>
                <w:sz w:val="18"/>
                <w:szCs w:val="18"/>
              </w:rPr>
            </w:pPr>
            <w:r>
              <w:rPr>
                <w:color w:val="000000" w:themeColor="text1"/>
                <w:sz w:val="18"/>
                <w:szCs w:val="18"/>
              </w:rPr>
              <w:t xml:space="preserve">Protein </w:t>
            </w:r>
          </w:p>
        </w:tc>
        <w:tc>
          <w:tcPr>
            <w:tcW w:w="3827" w:type="dxa"/>
          </w:tcPr>
          <w:p w14:paraId="0C351865" w14:textId="1B4A2E60" w:rsidR="00240951" w:rsidRPr="006831E3" w:rsidRDefault="00240951" w:rsidP="00E21AB2">
            <w:pPr>
              <w:ind w:left="0"/>
              <w:jc w:val="both"/>
              <w:rPr>
                <w:color w:val="000000" w:themeColor="text1"/>
                <w:sz w:val="18"/>
                <w:szCs w:val="18"/>
              </w:rPr>
            </w:pPr>
            <w:del w:id="358" w:author="Nicholas Lee" w:date="2023-10-11T19:49:00Z">
              <w:r w:rsidDel="00281EC4">
                <w:rPr>
                  <w:color w:val="000000" w:themeColor="text1"/>
                  <w:sz w:val="18"/>
                  <w:szCs w:val="18"/>
                </w:rPr>
                <w:delText>It j</w:delText>
              </w:r>
              <w:r w:rsidDel="00281EC4">
                <w:rPr>
                  <w:rFonts w:hint="eastAsia"/>
                  <w:color w:val="000000" w:themeColor="text1"/>
                  <w:sz w:val="18"/>
                  <w:szCs w:val="18"/>
                </w:rPr>
                <w:delText>ust</w:delText>
              </w:r>
              <w:r w:rsidDel="00281EC4">
                <w:rPr>
                  <w:color w:val="000000" w:themeColor="text1"/>
                  <w:sz w:val="18"/>
                  <w:szCs w:val="18"/>
                </w:rPr>
                <w:delText xml:space="preserve"> is </w:delText>
              </w:r>
            </w:del>
            <w:proofErr w:type="spellStart"/>
            <w:r>
              <w:rPr>
                <w:color w:val="000000" w:themeColor="text1"/>
                <w:sz w:val="18"/>
                <w:szCs w:val="18"/>
              </w:rPr>
              <w:t>Fv</w:t>
            </w:r>
            <w:ins w:id="359" w:author="Nicholas Lee" w:date="2023-10-11T19:50:00Z">
              <w:r>
                <w:rPr>
                  <w:color w:val="000000" w:themeColor="text1"/>
                  <w:sz w:val="18"/>
                  <w:szCs w:val="18"/>
                </w:rPr>
                <w:t>p</w:t>
              </w:r>
            </w:ins>
            <w:proofErr w:type="spellEnd"/>
            <w:del w:id="360" w:author="Nicholas Lee" w:date="2023-10-11T19:50:00Z">
              <w:r w:rsidDel="00281EC4">
                <w:rPr>
                  <w:color w:val="000000" w:themeColor="text1"/>
                  <w:sz w:val="18"/>
                  <w:szCs w:val="18"/>
                </w:rPr>
                <w:delText>p-p</w:delText>
              </w:r>
            </w:del>
            <w:r>
              <w:rPr>
                <w:color w:val="000000" w:themeColor="text1"/>
                <w:sz w:val="18"/>
                <w:szCs w:val="18"/>
              </w:rPr>
              <w:t xml:space="preserve"> plus 6xHis tag.</w:t>
            </w:r>
          </w:p>
        </w:tc>
        <w:tc>
          <w:tcPr>
            <w:tcW w:w="992" w:type="dxa"/>
          </w:tcPr>
          <w:p w14:paraId="6BF59210" w14:textId="77777777" w:rsidR="00240951" w:rsidRPr="006831E3" w:rsidRDefault="00240951" w:rsidP="00E21AB2">
            <w:pPr>
              <w:ind w:left="0"/>
              <w:jc w:val="both"/>
              <w:rPr>
                <w:color w:val="000000" w:themeColor="text1"/>
                <w:sz w:val="18"/>
                <w:szCs w:val="18"/>
              </w:rPr>
            </w:pPr>
            <w:r>
              <w:rPr>
                <w:color w:val="000000" w:themeColor="text1"/>
                <w:sz w:val="18"/>
                <w:szCs w:val="18"/>
              </w:rPr>
              <w:t>1617 bp</w:t>
            </w:r>
          </w:p>
        </w:tc>
      </w:tr>
      <w:tr w:rsidR="00240951" w:rsidRPr="006831E3" w14:paraId="492CD065" w14:textId="77777777" w:rsidTr="00240951">
        <w:tc>
          <w:tcPr>
            <w:tcW w:w="1843" w:type="dxa"/>
            <w:shd w:val="clear" w:color="auto" w:fill="B4C6E7" w:themeFill="accent1" w:themeFillTint="66"/>
          </w:tcPr>
          <w:p w14:paraId="25FBE4FC" w14:textId="77777777" w:rsidR="00240951" w:rsidRPr="006831E3" w:rsidRDefault="00240951" w:rsidP="00E21AB2">
            <w:pPr>
              <w:ind w:left="0"/>
              <w:jc w:val="both"/>
              <w:rPr>
                <w:color w:val="000000" w:themeColor="text1"/>
                <w:sz w:val="18"/>
                <w:szCs w:val="18"/>
              </w:rPr>
            </w:pPr>
            <w:r w:rsidRPr="006831E3">
              <w:rPr>
                <w:rFonts w:hint="eastAsia"/>
                <w:color w:val="000000" w:themeColor="text1"/>
                <w:sz w:val="18"/>
                <w:szCs w:val="18"/>
              </w:rPr>
              <w:t>（</w:t>
            </w:r>
            <w:r w:rsidRPr="006831E3">
              <w:rPr>
                <w:rFonts w:hint="eastAsia"/>
                <w:color w:val="000000" w:themeColor="text1"/>
                <w:sz w:val="18"/>
                <w:szCs w:val="18"/>
              </w:rPr>
              <w:t>BBa</w:t>
            </w:r>
            <w:r w:rsidRPr="006831E3">
              <w:rPr>
                <w:color w:val="000000" w:themeColor="text1"/>
                <w:sz w:val="18"/>
                <w:szCs w:val="18"/>
              </w:rPr>
              <w:t>_K4716</w:t>
            </w:r>
            <w:r w:rsidRPr="006831E3">
              <w:rPr>
                <w:rFonts w:hint="eastAsia"/>
                <w:color w:val="000000" w:themeColor="text1"/>
                <w:sz w:val="18"/>
                <w:szCs w:val="18"/>
              </w:rPr>
              <w:t>9</w:t>
            </w:r>
            <w:r>
              <w:rPr>
                <w:color w:val="000000" w:themeColor="text1"/>
                <w:sz w:val="18"/>
                <w:szCs w:val="18"/>
              </w:rPr>
              <w:t>86</w:t>
            </w:r>
            <w:r w:rsidRPr="006831E3">
              <w:rPr>
                <w:color w:val="000000" w:themeColor="text1"/>
                <w:sz w:val="18"/>
                <w:szCs w:val="18"/>
              </w:rPr>
              <w:t>)</w:t>
            </w:r>
          </w:p>
        </w:tc>
        <w:tc>
          <w:tcPr>
            <w:tcW w:w="1271" w:type="dxa"/>
          </w:tcPr>
          <w:p w14:paraId="4B8C6BFE" w14:textId="77777777" w:rsidR="00240951" w:rsidRPr="006831E3" w:rsidRDefault="00240951" w:rsidP="00E21AB2">
            <w:pPr>
              <w:ind w:left="0"/>
              <w:jc w:val="both"/>
              <w:rPr>
                <w:i/>
                <w:color w:val="000000" w:themeColor="text1"/>
                <w:sz w:val="18"/>
                <w:szCs w:val="18"/>
              </w:rPr>
            </w:pPr>
            <w:r w:rsidRPr="006831E3">
              <w:rPr>
                <w:rFonts w:hint="eastAsia"/>
                <w:i/>
                <w:color w:val="000000" w:themeColor="text1"/>
                <w:sz w:val="18"/>
                <w:szCs w:val="18"/>
              </w:rPr>
              <w:t>PEP</w:t>
            </w:r>
            <w:r>
              <w:rPr>
                <w:i/>
                <w:color w:val="000000" w:themeColor="text1"/>
                <w:sz w:val="18"/>
                <w:szCs w:val="18"/>
              </w:rPr>
              <w:t>-</w:t>
            </w:r>
            <w:r>
              <w:rPr>
                <w:rFonts w:hint="eastAsia"/>
                <w:i/>
                <w:color w:val="000000" w:themeColor="text1"/>
                <w:sz w:val="18"/>
                <w:szCs w:val="18"/>
              </w:rPr>
              <w:t>his</w:t>
            </w:r>
            <w:r>
              <w:rPr>
                <w:i/>
                <w:color w:val="000000" w:themeColor="text1"/>
                <w:sz w:val="18"/>
                <w:szCs w:val="18"/>
              </w:rPr>
              <w:t xml:space="preserve"> tag</w:t>
            </w:r>
          </w:p>
        </w:tc>
        <w:tc>
          <w:tcPr>
            <w:tcW w:w="1276" w:type="dxa"/>
          </w:tcPr>
          <w:p w14:paraId="6517BDF2" w14:textId="77777777" w:rsidR="00240951" w:rsidRPr="006831E3" w:rsidRDefault="00240951" w:rsidP="00E21AB2">
            <w:pPr>
              <w:ind w:left="0"/>
              <w:jc w:val="both"/>
              <w:rPr>
                <w:color w:val="000000" w:themeColor="text1"/>
                <w:sz w:val="18"/>
                <w:szCs w:val="18"/>
              </w:rPr>
            </w:pPr>
            <w:r>
              <w:rPr>
                <w:color w:val="000000" w:themeColor="text1"/>
                <w:sz w:val="18"/>
                <w:szCs w:val="18"/>
              </w:rPr>
              <w:t>Protein</w:t>
            </w:r>
          </w:p>
        </w:tc>
        <w:tc>
          <w:tcPr>
            <w:tcW w:w="3827" w:type="dxa"/>
          </w:tcPr>
          <w:p w14:paraId="5ADEE27A" w14:textId="72EDBCF0" w:rsidR="00240951" w:rsidRPr="006831E3" w:rsidRDefault="00240951" w:rsidP="00E21AB2">
            <w:pPr>
              <w:ind w:left="0"/>
              <w:jc w:val="both"/>
              <w:rPr>
                <w:color w:val="000000" w:themeColor="text1"/>
                <w:sz w:val="18"/>
                <w:szCs w:val="18"/>
              </w:rPr>
            </w:pPr>
            <w:del w:id="361" w:author="Nicholas Lee" w:date="2023-10-11T19:50:00Z">
              <w:r w:rsidDel="00281EC4">
                <w:rPr>
                  <w:color w:val="000000" w:themeColor="text1"/>
                  <w:sz w:val="18"/>
                  <w:szCs w:val="18"/>
                </w:rPr>
                <w:delText>It j</w:delText>
              </w:r>
              <w:r w:rsidDel="00281EC4">
                <w:rPr>
                  <w:rFonts w:hint="eastAsia"/>
                  <w:color w:val="000000" w:themeColor="text1"/>
                  <w:sz w:val="18"/>
                  <w:szCs w:val="18"/>
                </w:rPr>
                <w:delText>ust</w:delText>
              </w:r>
              <w:r w:rsidDel="00281EC4">
                <w:rPr>
                  <w:color w:val="000000" w:themeColor="text1"/>
                  <w:sz w:val="18"/>
                  <w:szCs w:val="18"/>
                </w:rPr>
                <w:delText xml:space="preserve"> is </w:delText>
              </w:r>
            </w:del>
            <w:r>
              <w:rPr>
                <w:color w:val="000000" w:themeColor="text1"/>
                <w:sz w:val="18"/>
                <w:szCs w:val="18"/>
              </w:rPr>
              <w:t>PEP plus 6xHis tag.</w:t>
            </w:r>
          </w:p>
        </w:tc>
        <w:tc>
          <w:tcPr>
            <w:tcW w:w="992" w:type="dxa"/>
          </w:tcPr>
          <w:p w14:paraId="33A33BF0" w14:textId="77777777" w:rsidR="00240951" w:rsidRPr="006831E3" w:rsidRDefault="00240951" w:rsidP="00E21AB2">
            <w:pPr>
              <w:ind w:left="0"/>
              <w:jc w:val="both"/>
              <w:rPr>
                <w:color w:val="000000" w:themeColor="text1"/>
                <w:sz w:val="18"/>
                <w:szCs w:val="18"/>
              </w:rPr>
            </w:pPr>
            <w:r>
              <w:rPr>
                <w:color w:val="000000" w:themeColor="text1"/>
                <w:sz w:val="18"/>
                <w:szCs w:val="18"/>
              </w:rPr>
              <w:t>1779 bp</w:t>
            </w:r>
          </w:p>
        </w:tc>
      </w:tr>
    </w:tbl>
    <w:p w14:paraId="64727DB4" w14:textId="77777777" w:rsidR="00B525CC" w:rsidRDefault="00D83479" w:rsidP="00FD5BF9">
      <w:pPr>
        <w:ind w:left="0"/>
        <w:jc w:val="both"/>
      </w:pPr>
      <w:r>
        <w:tab/>
      </w:r>
    </w:p>
    <w:p w14:paraId="3C4EF16C" w14:textId="3CB35D2B" w:rsidR="00D83479" w:rsidRPr="00B525CC" w:rsidRDefault="00B525CC" w:rsidP="00FD5BF9">
      <w:pPr>
        <w:ind w:left="0"/>
        <w:jc w:val="both"/>
        <w:rPr>
          <w:u w:val="single"/>
        </w:rPr>
      </w:pPr>
      <w:r w:rsidRPr="00B525CC">
        <w:rPr>
          <w:u w:val="single"/>
        </w:rPr>
        <w:t xml:space="preserve">Download the plasmids maps </w:t>
      </w:r>
      <w:r w:rsidRPr="00B525CC">
        <w:rPr>
          <w:highlight w:val="yellow"/>
          <w:u w:val="single"/>
        </w:rPr>
        <w:t>(click here to download)</w:t>
      </w:r>
    </w:p>
    <w:p w14:paraId="0B1003E4" w14:textId="61CA1FB9" w:rsidR="5F7E4AEF" w:rsidRDefault="5F7E4AEF" w:rsidP="5F7E4AEF">
      <w:pPr>
        <w:ind w:left="0"/>
        <w:jc w:val="both"/>
      </w:pPr>
    </w:p>
    <w:p w14:paraId="3B90A06A" w14:textId="26902E62" w:rsidR="00D83479" w:rsidRPr="00D253F9" w:rsidRDefault="00D83479" w:rsidP="00FD5BF9">
      <w:pPr>
        <w:ind w:left="0"/>
        <w:jc w:val="both"/>
        <w:rPr>
          <w:b/>
          <w:bCs/>
          <w:color w:val="FFC000" w:themeColor="accent4"/>
          <w:sz w:val="32"/>
          <w:szCs w:val="32"/>
          <w:u w:val="single"/>
        </w:rPr>
      </w:pPr>
      <w:r w:rsidRPr="00D253F9">
        <w:rPr>
          <w:b/>
          <w:bCs/>
          <w:color w:val="FFC000" w:themeColor="accent4"/>
          <w:sz w:val="32"/>
          <w:szCs w:val="32"/>
          <w:u w:val="single"/>
        </w:rPr>
        <w:t>References:</w:t>
      </w:r>
    </w:p>
    <w:p w14:paraId="293AF233" w14:textId="621553A8" w:rsidR="00FD4A32" w:rsidRPr="00257F65" w:rsidRDefault="222A06D7" w:rsidP="00472188">
      <w:pPr>
        <w:pStyle w:val="ListParagraph"/>
        <w:numPr>
          <w:ilvl w:val="0"/>
          <w:numId w:val="8"/>
        </w:numPr>
        <w:rPr>
          <w:rFonts w:ascii="Arial" w:hAnsi="Arial" w:cs="Arial"/>
          <w:sz w:val="20"/>
          <w:szCs w:val="20"/>
        </w:rPr>
      </w:pPr>
      <w:r w:rsidRPr="00257F65">
        <w:rPr>
          <w:rFonts w:ascii="Arial" w:hAnsi="Arial" w:cs="Arial"/>
          <w:color w:val="222222"/>
          <w:sz w:val="20"/>
          <w:szCs w:val="20"/>
          <w:shd w:val="clear" w:color="auto" w:fill="FFFFFF"/>
        </w:rPr>
        <w:t>Alvarez-</w:t>
      </w:r>
      <w:proofErr w:type="spellStart"/>
      <w:r w:rsidRPr="00257F65">
        <w:rPr>
          <w:rFonts w:ascii="Arial" w:hAnsi="Arial" w:cs="Arial"/>
          <w:color w:val="222222"/>
          <w:sz w:val="20"/>
          <w:szCs w:val="20"/>
          <w:shd w:val="clear" w:color="auto" w:fill="FFFFFF"/>
        </w:rPr>
        <w:t>Sieiro</w:t>
      </w:r>
      <w:proofErr w:type="spellEnd"/>
      <w:r w:rsidRPr="00257F65">
        <w:rPr>
          <w:rFonts w:ascii="Arial" w:hAnsi="Arial" w:cs="Arial"/>
          <w:color w:val="222222"/>
          <w:sz w:val="20"/>
          <w:szCs w:val="20"/>
          <w:shd w:val="clear" w:color="auto" w:fill="FFFFFF"/>
        </w:rPr>
        <w:t xml:space="preserve">, P., Martin, M. C., </w:t>
      </w:r>
      <w:proofErr w:type="spellStart"/>
      <w:r w:rsidRPr="00257F65">
        <w:rPr>
          <w:rFonts w:ascii="Arial" w:hAnsi="Arial" w:cs="Arial"/>
          <w:color w:val="222222"/>
          <w:sz w:val="20"/>
          <w:szCs w:val="20"/>
          <w:shd w:val="clear" w:color="auto" w:fill="FFFFFF"/>
        </w:rPr>
        <w:t>Redruello</w:t>
      </w:r>
      <w:proofErr w:type="spellEnd"/>
      <w:r w:rsidRPr="00257F65">
        <w:rPr>
          <w:rFonts w:ascii="Arial" w:hAnsi="Arial" w:cs="Arial"/>
          <w:color w:val="222222"/>
          <w:sz w:val="20"/>
          <w:szCs w:val="20"/>
          <w:shd w:val="clear" w:color="auto" w:fill="FFFFFF"/>
        </w:rPr>
        <w:t xml:space="preserve">, B., Del Rio, B., </w:t>
      </w:r>
      <w:proofErr w:type="spellStart"/>
      <w:r w:rsidRPr="00257F65">
        <w:rPr>
          <w:rFonts w:ascii="Arial" w:hAnsi="Arial" w:cs="Arial"/>
          <w:color w:val="222222"/>
          <w:sz w:val="20"/>
          <w:szCs w:val="20"/>
          <w:shd w:val="clear" w:color="auto" w:fill="FFFFFF"/>
        </w:rPr>
        <w:t>Ladero</w:t>
      </w:r>
      <w:proofErr w:type="spellEnd"/>
      <w:r w:rsidRPr="00257F65">
        <w:rPr>
          <w:rFonts w:ascii="Arial" w:hAnsi="Arial" w:cs="Arial"/>
          <w:color w:val="222222"/>
          <w:sz w:val="20"/>
          <w:szCs w:val="20"/>
          <w:shd w:val="clear" w:color="auto" w:fill="FFFFFF"/>
        </w:rPr>
        <w:t xml:space="preserve">, V., </w:t>
      </w:r>
      <w:proofErr w:type="spellStart"/>
      <w:r w:rsidRPr="00257F65">
        <w:rPr>
          <w:rFonts w:ascii="Arial" w:hAnsi="Arial" w:cs="Arial"/>
          <w:color w:val="222222"/>
          <w:sz w:val="20"/>
          <w:szCs w:val="20"/>
          <w:shd w:val="clear" w:color="auto" w:fill="FFFFFF"/>
        </w:rPr>
        <w:t>Palanski</w:t>
      </w:r>
      <w:proofErr w:type="spellEnd"/>
      <w:r w:rsidRPr="00257F65">
        <w:rPr>
          <w:rFonts w:ascii="Arial" w:hAnsi="Arial" w:cs="Arial"/>
          <w:color w:val="222222"/>
          <w:sz w:val="20"/>
          <w:szCs w:val="20"/>
          <w:shd w:val="clear" w:color="auto" w:fill="FFFFFF"/>
        </w:rPr>
        <w:t xml:space="preserve">, B. A., ... &amp; Alvarez, M. A. (2014). Generation of food-grade recombinant Lactobacillus </w:t>
      </w:r>
      <w:proofErr w:type="spellStart"/>
      <w:r w:rsidRPr="00257F65">
        <w:rPr>
          <w:rFonts w:ascii="Arial" w:hAnsi="Arial" w:cs="Arial"/>
          <w:color w:val="222222"/>
          <w:sz w:val="20"/>
          <w:szCs w:val="20"/>
          <w:shd w:val="clear" w:color="auto" w:fill="FFFFFF"/>
        </w:rPr>
        <w:t>casei</w:t>
      </w:r>
      <w:proofErr w:type="spellEnd"/>
      <w:r w:rsidRPr="00257F65">
        <w:rPr>
          <w:rFonts w:ascii="Arial" w:hAnsi="Arial" w:cs="Arial"/>
          <w:color w:val="222222"/>
          <w:sz w:val="20"/>
          <w:szCs w:val="20"/>
          <w:shd w:val="clear" w:color="auto" w:fill="FFFFFF"/>
        </w:rPr>
        <w:t xml:space="preserve"> delivering Myxococcus xanthus prolyl endopeptidase.</w:t>
      </w:r>
      <w:r w:rsidRPr="00257F65">
        <w:rPr>
          <w:rStyle w:val="apple-converted-space"/>
          <w:rFonts w:ascii="Arial" w:hAnsi="Arial" w:cs="Arial"/>
          <w:color w:val="222222"/>
          <w:sz w:val="20"/>
          <w:szCs w:val="20"/>
          <w:shd w:val="clear" w:color="auto" w:fill="FFFFFF"/>
        </w:rPr>
        <w:t> </w:t>
      </w:r>
      <w:r w:rsidRPr="5F7E4AEF">
        <w:rPr>
          <w:rFonts w:ascii="Arial" w:hAnsi="Arial" w:cs="Arial"/>
          <w:i/>
          <w:iCs/>
          <w:color w:val="222222"/>
          <w:sz w:val="20"/>
          <w:szCs w:val="20"/>
        </w:rPr>
        <w:t>Applied microbiology and biotechnology</w:t>
      </w:r>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5F7E4AEF">
        <w:rPr>
          <w:rFonts w:ascii="Arial" w:hAnsi="Arial" w:cs="Arial"/>
          <w:i/>
          <w:iCs/>
          <w:color w:val="222222"/>
          <w:sz w:val="20"/>
          <w:szCs w:val="20"/>
        </w:rPr>
        <w:t>98</w:t>
      </w:r>
      <w:r w:rsidRPr="00257F65">
        <w:rPr>
          <w:rFonts w:ascii="Arial" w:hAnsi="Arial" w:cs="Arial"/>
          <w:color w:val="222222"/>
          <w:sz w:val="20"/>
          <w:szCs w:val="20"/>
          <w:shd w:val="clear" w:color="auto" w:fill="FFFFFF"/>
        </w:rPr>
        <w:t>, 6689-6700.</w:t>
      </w:r>
    </w:p>
    <w:p w14:paraId="3B9DD79C" w14:textId="1547A02F" w:rsidR="00775190" w:rsidRPr="00A67E85" w:rsidRDefault="00775190" w:rsidP="00A67E85">
      <w:pPr>
        <w:rPr>
          <w:rFonts w:ascii="Arial" w:hAnsi="Arial" w:cs="Arial"/>
          <w:sz w:val="20"/>
          <w:szCs w:val="20"/>
        </w:rPr>
      </w:pPr>
      <w:r w:rsidRPr="00A67E85">
        <w:rPr>
          <w:rFonts w:ascii="Arial" w:hAnsi="Arial" w:cs="Arial"/>
          <w:sz w:val="20"/>
          <w:szCs w:val="20"/>
        </w:rPr>
        <w:t>https://doi.org/10.1007/s00253-014-5730-7</w:t>
      </w:r>
    </w:p>
    <w:p w14:paraId="3666D6BA" w14:textId="73038CAE" w:rsidR="00D83479" w:rsidRPr="00257F65" w:rsidRDefault="008347EE" w:rsidP="00472188">
      <w:pPr>
        <w:pStyle w:val="ListParagraph"/>
        <w:numPr>
          <w:ilvl w:val="0"/>
          <w:numId w:val="8"/>
        </w:numPr>
        <w:rPr>
          <w:rFonts w:ascii="Arial" w:hAnsi="Arial" w:cs="Arial"/>
          <w:sz w:val="20"/>
          <w:szCs w:val="20"/>
        </w:rPr>
      </w:pPr>
      <w:r w:rsidRPr="00257F65">
        <w:rPr>
          <w:rFonts w:ascii="Arial" w:hAnsi="Arial" w:cs="Arial"/>
          <w:color w:val="222222"/>
          <w:sz w:val="20"/>
          <w:szCs w:val="20"/>
          <w:shd w:val="clear" w:color="auto" w:fill="FFFFFF"/>
        </w:rPr>
        <w:t xml:space="preserve">Tilbury, M. A., McCarthy, S., </w:t>
      </w:r>
      <w:proofErr w:type="spellStart"/>
      <w:r w:rsidRPr="00257F65">
        <w:rPr>
          <w:rFonts w:ascii="Arial" w:hAnsi="Arial" w:cs="Arial"/>
          <w:color w:val="222222"/>
          <w:sz w:val="20"/>
          <w:szCs w:val="20"/>
          <w:shd w:val="clear" w:color="auto" w:fill="FFFFFF"/>
        </w:rPr>
        <w:t>Domagalska</w:t>
      </w:r>
      <w:proofErr w:type="spellEnd"/>
      <w:r w:rsidRPr="00257F65">
        <w:rPr>
          <w:rFonts w:ascii="Arial" w:hAnsi="Arial" w:cs="Arial"/>
          <w:color w:val="222222"/>
          <w:sz w:val="20"/>
          <w:szCs w:val="20"/>
          <w:shd w:val="clear" w:color="auto" w:fill="FFFFFF"/>
        </w:rPr>
        <w:t xml:space="preserve">, M., </w:t>
      </w:r>
      <w:proofErr w:type="spellStart"/>
      <w:r w:rsidRPr="00257F65">
        <w:rPr>
          <w:rFonts w:ascii="Arial" w:hAnsi="Arial" w:cs="Arial"/>
          <w:color w:val="222222"/>
          <w:sz w:val="20"/>
          <w:szCs w:val="20"/>
          <w:shd w:val="clear" w:color="auto" w:fill="FFFFFF"/>
        </w:rPr>
        <w:t>Ederth</w:t>
      </w:r>
      <w:proofErr w:type="spellEnd"/>
      <w:r w:rsidRPr="00257F65">
        <w:rPr>
          <w:rFonts w:ascii="Arial" w:hAnsi="Arial" w:cs="Arial"/>
          <w:color w:val="222222"/>
          <w:sz w:val="20"/>
          <w:szCs w:val="20"/>
          <w:shd w:val="clear" w:color="auto" w:fill="FFFFFF"/>
        </w:rPr>
        <w:t xml:space="preserve">, T., Power, A. M., &amp; Wall, J. G. (2019). The expression and characterization of recombinant </w:t>
      </w:r>
      <w:r w:rsidR="00472188">
        <w:rPr>
          <w:rFonts w:ascii="Arial" w:hAnsi="Arial" w:cs="Arial"/>
          <w:color w:val="222222"/>
          <w:sz w:val="20"/>
          <w:szCs w:val="20"/>
          <w:shd w:val="clear" w:color="auto" w:fill="FFFFFF"/>
        </w:rPr>
        <w:t>cp19k</w:t>
      </w:r>
      <w:r w:rsidRPr="00257F65">
        <w:rPr>
          <w:rFonts w:ascii="Arial" w:hAnsi="Arial" w:cs="Arial"/>
          <w:color w:val="222222"/>
          <w:sz w:val="20"/>
          <w:szCs w:val="20"/>
          <w:shd w:val="clear" w:color="auto" w:fill="FFFFFF"/>
        </w:rPr>
        <w:t xml:space="preserve"> barnacle cement protein from </w:t>
      </w:r>
      <w:proofErr w:type="spellStart"/>
      <w:r w:rsidRPr="00257F65">
        <w:rPr>
          <w:rFonts w:ascii="Arial" w:hAnsi="Arial" w:cs="Arial"/>
          <w:color w:val="222222"/>
          <w:sz w:val="20"/>
          <w:szCs w:val="20"/>
          <w:shd w:val="clear" w:color="auto" w:fill="FFFFFF"/>
        </w:rPr>
        <w:t>Pollicipes</w:t>
      </w:r>
      <w:proofErr w:type="spellEnd"/>
      <w:r w:rsidRPr="00257F65">
        <w:rPr>
          <w:rFonts w:ascii="Arial" w:hAnsi="Arial" w:cs="Arial"/>
          <w:color w:val="222222"/>
          <w:sz w:val="20"/>
          <w:szCs w:val="20"/>
          <w:shd w:val="clear" w:color="auto" w:fill="FFFFFF"/>
        </w:rPr>
        <w:t xml:space="preserve"> </w:t>
      </w:r>
      <w:proofErr w:type="spellStart"/>
      <w:r w:rsidRPr="00257F65">
        <w:rPr>
          <w:rFonts w:ascii="Arial" w:hAnsi="Arial" w:cs="Arial"/>
          <w:color w:val="222222"/>
          <w:sz w:val="20"/>
          <w:szCs w:val="20"/>
          <w:shd w:val="clear" w:color="auto" w:fill="FFFFFF"/>
        </w:rPr>
        <w:t>pollicipes</w:t>
      </w:r>
      <w:proofErr w:type="spellEnd"/>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Philosophical Transactions of the Royal Society B</w:t>
      </w:r>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374</w:t>
      </w:r>
      <w:r w:rsidRPr="00257F65">
        <w:rPr>
          <w:rFonts w:ascii="Arial" w:hAnsi="Arial" w:cs="Arial"/>
          <w:color w:val="222222"/>
          <w:sz w:val="20"/>
          <w:szCs w:val="20"/>
          <w:shd w:val="clear" w:color="auto" w:fill="FFFFFF"/>
        </w:rPr>
        <w:t>(1784), 20190205.</w:t>
      </w:r>
    </w:p>
    <w:p w14:paraId="48A337D5" w14:textId="21E0D649" w:rsidR="00DE3262" w:rsidRPr="00A67E85" w:rsidRDefault="00DE3262" w:rsidP="00A67E85">
      <w:pPr>
        <w:rPr>
          <w:rFonts w:ascii="Arial" w:hAnsi="Arial" w:cs="Arial"/>
          <w:sz w:val="20"/>
          <w:szCs w:val="20"/>
        </w:rPr>
      </w:pPr>
      <w:r w:rsidRPr="00A67E85">
        <w:rPr>
          <w:rFonts w:ascii="Arial" w:hAnsi="Arial" w:cs="Arial"/>
          <w:sz w:val="20"/>
          <w:szCs w:val="20"/>
        </w:rPr>
        <w:t>https://doi.org/10.1098/rstb.2019.0205</w:t>
      </w:r>
    </w:p>
    <w:p w14:paraId="68683606" w14:textId="47D1B12A" w:rsidR="00B12AD0" w:rsidRPr="00257F65" w:rsidRDefault="00B12AD0" w:rsidP="00472188">
      <w:pPr>
        <w:pStyle w:val="ListParagraph"/>
        <w:numPr>
          <w:ilvl w:val="0"/>
          <w:numId w:val="8"/>
        </w:numPr>
        <w:rPr>
          <w:rFonts w:ascii="Arial" w:hAnsi="Arial" w:cs="Arial"/>
          <w:sz w:val="20"/>
          <w:szCs w:val="20"/>
        </w:rPr>
      </w:pPr>
      <w:r w:rsidRPr="00257F65">
        <w:rPr>
          <w:rFonts w:ascii="Arial" w:hAnsi="Arial" w:cs="Arial"/>
          <w:color w:val="222222"/>
          <w:sz w:val="20"/>
          <w:szCs w:val="20"/>
          <w:shd w:val="clear" w:color="auto" w:fill="FFFFFF"/>
        </w:rPr>
        <w:t xml:space="preserve">Li, F., Ye, L., Zhang, L., Li, X., Liu, X., Zhu, J., ... &amp; Yan, J. (2022). Design of a genetically programmed barnacle-curli inspired living-cell </w:t>
      </w:r>
      <w:proofErr w:type="spellStart"/>
      <w:r w:rsidRPr="00257F65">
        <w:rPr>
          <w:rFonts w:ascii="Arial" w:hAnsi="Arial" w:cs="Arial"/>
          <w:color w:val="222222"/>
          <w:sz w:val="20"/>
          <w:szCs w:val="20"/>
          <w:shd w:val="clear" w:color="auto" w:fill="FFFFFF"/>
        </w:rPr>
        <w:t>bioadhesive</w:t>
      </w:r>
      <w:proofErr w:type="spellEnd"/>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Materials Today Bio</w:t>
      </w:r>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14</w:t>
      </w:r>
      <w:r w:rsidRPr="00257F65">
        <w:rPr>
          <w:rFonts w:ascii="Arial" w:hAnsi="Arial" w:cs="Arial"/>
          <w:color w:val="222222"/>
          <w:sz w:val="20"/>
          <w:szCs w:val="20"/>
          <w:shd w:val="clear" w:color="auto" w:fill="FFFFFF"/>
        </w:rPr>
        <w:t>, 100256.</w:t>
      </w:r>
    </w:p>
    <w:p w14:paraId="20A5B14F" w14:textId="324B58F3" w:rsidR="00257F65" w:rsidRPr="00A67E85" w:rsidRDefault="00257F65" w:rsidP="00A67E85">
      <w:pPr>
        <w:rPr>
          <w:rFonts w:ascii="Arial" w:hAnsi="Arial" w:cs="Arial"/>
          <w:sz w:val="20"/>
          <w:szCs w:val="20"/>
        </w:rPr>
      </w:pPr>
      <w:r w:rsidRPr="00A67E85">
        <w:rPr>
          <w:rFonts w:ascii="Arial" w:hAnsi="Arial" w:cs="Arial"/>
          <w:sz w:val="20"/>
          <w:szCs w:val="20"/>
        </w:rPr>
        <w:t>https://doi.org/10.1016/j.mtbio.2022.100256</w:t>
      </w:r>
    </w:p>
    <w:p w14:paraId="746C6F1F" w14:textId="2EEA628E" w:rsidR="00FD4A32" w:rsidRPr="00257F65" w:rsidRDefault="00FD4A32" w:rsidP="00472188">
      <w:pPr>
        <w:pStyle w:val="ListParagraph"/>
        <w:numPr>
          <w:ilvl w:val="0"/>
          <w:numId w:val="8"/>
        </w:numPr>
        <w:rPr>
          <w:rFonts w:ascii="Arial" w:hAnsi="Arial" w:cs="Arial"/>
          <w:sz w:val="20"/>
          <w:szCs w:val="20"/>
        </w:rPr>
      </w:pPr>
      <w:r w:rsidRPr="00257F65">
        <w:rPr>
          <w:rFonts w:ascii="Arial" w:hAnsi="Arial" w:cs="Arial"/>
          <w:color w:val="222222"/>
          <w:sz w:val="20"/>
          <w:szCs w:val="20"/>
          <w:shd w:val="clear" w:color="auto" w:fill="FFFFFF"/>
        </w:rPr>
        <w:t>Sun, H., Yang, J., &amp; Song, H. (2020). Engineering mycobacteria artificial promoters and ribosomal binding sites for enhanced sterol production.</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Biochemical Engineering Journal</w:t>
      </w:r>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162</w:t>
      </w:r>
      <w:r w:rsidRPr="00257F65">
        <w:rPr>
          <w:rFonts w:ascii="Arial" w:hAnsi="Arial" w:cs="Arial"/>
          <w:color w:val="222222"/>
          <w:sz w:val="20"/>
          <w:szCs w:val="20"/>
          <w:shd w:val="clear" w:color="auto" w:fill="FFFFFF"/>
        </w:rPr>
        <w:t>, 107739.</w:t>
      </w:r>
    </w:p>
    <w:p w14:paraId="7BF4DE50" w14:textId="35326130" w:rsidR="00257F65" w:rsidRPr="00A67E85" w:rsidRDefault="009A1041" w:rsidP="00A67E85">
      <w:pPr>
        <w:rPr>
          <w:rFonts w:ascii="Arial" w:hAnsi="Arial" w:cs="Arial"/>
          <w:sz w:val="20"/>
          <w:szCs w:val="20"/>
        </w:rPr>
      </w:pPr>
      <w:r w:rsidRPr="00A67E85">
        <w:rPr>
          <w:rFonts w:ascii="Arial" w:hAnsi="Arial" w:cs="Arial"/>
          <w:sz w:val="20"/>
          <w:szCs w:val="20"/>
        </w:rPr>
        <w:t>https://doi.org/10.1016/j.bej.2020.107739</w:t>
      </w:r>
    </w:p>
    <w:p w14:paraId="4410B387" w14:textId="7ABAEE59" w:rsidR="007A4FBC" w:rsidRPr="00257F65" w:rsidRDefault="007A4FBC" w:rsidP="00472188">
      <w:pPr>
        <w:pStyle w:val="ListParagraph"/>
        <w:numPr>
          <w:ilvl w:val="0"/>
          <w:numId w:val="8"/>
        </w:numPr>
        <w:rPr>
          <w:rFonts w:ascii="Arial" w:hAnsi="Arial" w:cs="Arial"/>
          <w:sz w:val="20"/>
          <w:szCs w:val="20"/>
        </w:rPr>
      </w:pPr>
      <w:r w:rsidRPr="00257F65">
        <w:rPr>
          <w:rFonts w:ascii="Arial" w:hAnsi="Arial" w:cs="Arial"/>
          <w:color w:val="222222"/>
          <w:sz w:val="20"/>
          <w:szCs w:val="20"/>
          <w:shd w:val="clear" w:color="auto" w:fill="FFFFFF"/>
        </w:rPr>
        <w:t xml:space="preserve">Chen, X. J., Wang, B., Thompson, I. P., &amp; Huang, W. E. (2021). Rational design and characterization of nitric oxide biosensors in E. coli </w:t>
      </w:r>
      <w:proofErr w:type="spellStart"/>
      <w:r w:rsidRPr="00257F65">
        <w:rPr>
          <w:rFonts w:ascii="Arial" w:hAnsi="Arial" w:cs="Arial"/>
          <w:color w:val="222222"/>
          <w:sz w:val="20"/>
          <w:szCs w:val="20"/>
          <w:shd w:val="clear" w:color="auto" w:fill="FFFFFF"/>
        </w:rPr>
        <w:t>Nissle</w:t>
      </w:r>
      <w:proofErr w:type="spellEnd"/>
      <w:r w:rsidRPr="00257F65">
        <w:rPr>
          <w:rFonts w:ascii="Arial" w:hAnsi="Arial" w:cs="Arial"/>
          <w:color w:val="222222"/>
          <w:sz w:val="20"/>
          <w:szCs w:val="20"/>
          <w:shd w:val="clear" w:color="auto" w:fill="FFFFFF"/>
        </w:rPr>
        <w:t xml:space="preserve"> 1917 and Mini </w:t>
      </w:r>
      <w:proofErr w:type="spellStart"/>
      <w:r w:rsidRPr="00257F65">
        <w:rPr>
          <w:rFonts w:ascii="Arial" w:hAnsi="Arial" w:cs="Arial"/>
          <w:color w:val="222222"/>
          <w:sz w:val="20"/>
          <w:szCs w:val="20"/>
          <w:shd w:val="clear" w:color="auto" w:fill="FFFFFF"/>
        </w:rPr>
        <w:t>SimCells</w:t>
      </w:r>
      <w:proofErr w:type="spellEnd"/>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ACS Synthetic Biology</w:t>
      </w:r>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10</w:t>
      </w:r>
      <w:r w:rsidRPr="00257F65">
        <w:rPr>
          <w:rFonts w:ascii="Arial" w:hAnsi="Arial" w:cs="Arial"/>
          <w:color w:val="222222"/>
          <w:sz w:val="20"/>
          <w:szCs w:val="20"/>
          <w:shd w:val="clear" w:color="auto" w:fill="FFFFFF"/>
        </w:rPr>
        <w:t>(10), 2566-2578.</w:t>
      </w:r>
    </w:p>
    <w:p w14:paraId="7BD588F1" w14:textId="4F16AFE5" w:rsidR="00E07165" w:rsidRPr="00A67E85" w:rsidRDefault="00E07165" w:rsidP="00A67E85">
      <w:pPr>
        <w:rPr>
          <w:rFonts w:ascii="Arial" w:hAnsi="Arial" w:cs="Arial"/>
          <w:sz w:val="20"/>
          <w:szCs w:val="20"/>
        </w:rPr>
      </w:pPr>
      <w:r w:rsidRPr="00A67E85">
        <w:rPr>
          <w:rFonts w:ascii="Arial" w:hAnsi="Arial" w:cs="Arial"/>
          <w:sz w:val="20"/>
          <w:szCs w:val="20"/>
        </w:rPr>
        <w:t>https://doi.org/10.1021/acssynbio.1c00223</w:t>
      </w:r>
    </w:p>
    <w:p w14:paraId="73A1AAED" w14:textId="65287335" w:rsidR="00FD4A32" w:rsidRPr="009A1041" w:rsidRDefault="00FD4A32" w:rsidP="00472188">
      <w:pPr>
        <w:pStyle w:val="ListParagraph"/>
        <w:numPr>
          <w:ilvl w:val="0"/>
          <w:numId w:val="8"/>
        </w:numPr>
        <w:rPr>
          <w:rFonts w:ascii="Arial" w:hAnsi="Arial" w:cs="Arial"/>
          <w:sz w:val="20"/>
          <w:szCs w:val="20"/>
        </w:rPr>
      </w:pPr>
      <w:proofErr w:type="spellStart"/>
      <w:r w:rsidRPr="00257F65">
        <w:rPr>
          <w:rFonts w:ascii="Arial" w:hAnsi="Arial" w:cs="Arial"/>
          <w:color w:val="222222"/>
          <w:sz w:val="20"/>
          <w:szCs w:val="20"/>
          <w:shd w:val="clear" w:color="auto" w:fill="FFFFFF"/>
        </w:rPr>
        <w:t>Gass</w:t>
      </w:r>
      <w:proofErr w:type="spellEnd"/>
      <w:r w:rsidRPr="00257F65">
        <w:rPr>
          <w:rFonts w:ascii="Arial" w:hAnsi="Arial" w:cs="Arial"/>
          <w:color w:val="222222"/>
          <w:sz w:val="20"/>
          <w:szCs w:val="20"/>
          <w:shd w:val="clear" w:color="auto" w:fill="FFFFFF"/>
        </w:rPr>
        <w:t>, J., &amp; Khosla, C. (2007). Prolyl endopeptidases.</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Cellular and molecular life sciences</w:t>
      </w:r>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64</w:t>
      </w:r>
      <w:r w:rsidRPr="00257F65">
        <w:rPr>
          <w:rFonts w:ascii="Arial" w:hAnsi="Arial" w:cs="Arial"/>
          <w:color w:val="222222"/>
          <w:sz w:val="20"/>
          <w:szCs w:val="20"/>
          <w:shd w:val="clear" w:color="auto" w:fill="FFFFFF"/>
        </w:rPr>
        <w:t>, 345-355.</w:t>
      </w:r>
    </w:p>
    <w:p w14:paraId="3E946FD4" w14:textId="3976DAB3" w:rsidR="009A1041" w:rsidRPr="00A67E85" w:rsidRDefault="00BB185E" w:rsidP="00A67E85">
      <w:pPr>
        <w:rPr>
          <w:rFonts w:ascii="Arial" w:hAnsi="Arial" w:cs="Arial"/>
          <w:sz w:val="20"/>
          <w:szCs w:val="20"/>
        </w:rPr>
      </w:pPr>
      <w:r w:rsidRPr="00A67E85">
        <w:rPr>
          <w:rFonts w:ascii="Arial" w:hAnsi="Arial" w:cs="Arial"/>
          <w:sz w:val="20"/>
          <w:szCs w:val="20"/>
        </w:rPr>
        <w:t>https://doi.org/10.1007/s00018-006-6317-y</w:t>
      </w:r>
    </w:p>
    <w:p w14:paraId="31A273C9" w14:textId="7641D123" w:rsidR="00FD4A32" w:rsidRPr="006C1514" w:rsidRDefault="00FD4A32" w:rsidP="00472188">
      <w:pPr>
        <w:pStyle w:val="ListParagraph"/>
        <w:numPr>
          <w:ilvl w:val="0"/>
          <w:numId w:val="8"/>
        </w:numPr>
        <w:rPr>
          <w:rFonts w:ascii="Arial" w:hAnsi="Arial" w:cs="Arial"/>
          <w:sz w:val="20"/>
          <w:szCs w:val="20"/>
        </w:rPr>
      </w:pPr>
      <w:proofErr w:type="spellStart"/>
      <w:r w:rsidRPr="00257F65">
        <w:rPr>
          <w:rFonts w:ascii="Arial" w:hAnsi="Arial" w:cs="Arial"/>
          <w:color w:val="222222"/>
          <w:sz w:val="20"/>
          <w:szCs w:val="20"/>
          <w:shd w:val="clear" w:color="auto" w:fill="FFFFFF"/>
        </w:rPr>
        <w:t>Ersoy</w:t>
      </w:r>
      <w:proofErr w:type="spellEnd"/>
      <w:r w:rsidRPr="00257F65">
        <w:rPr>
          <w:rFonts w:ascii="Arial" w:hAnsi="Arial" w:cs="Arial"/>
          <w:color w:val="222222"/>
          <w:sz w:val="20"/>
          <w:szCs w:val="20"/>
          <w:shd w:val="clear" w:color="auto" w:fill="FFFFFF"/>
        </w:rPr>
        <w:t xml:space="preserve">, F., </w:t>
      </w:r>
      <w:proofErr w:type="spellStart"/>
      <w:r w:rsidRPr="00257F65">
        <w:rPr>
          <w:rFonts w:ascii="Arial" w:hAnsi="Arial" w:cs="Arial"/>
          <w:color w:val="222222"/>
          <w:sz w:val="20"/>
          <w:szCs w:val="20"/>
          <w:shd w:val="clear" w:color="auto" w:fill="FFFFFF"/>
        </w:rPr>
        <w:t>Beinhorn</w:t>
      </w:r>
      <w:proofErr w:type="spellEnd"/>
      <w:r w:rsidRPr="00257F65">
        <w:rPr>
          <w:rFonts w:ascii="Arial" w:hAnsi="Arial" w:cs="Arial"/>
          <w:color w:val="222222"/>
          <w:sz w:val="20"/>
          <w:szCs w:val="20"/>
          <w:shd w:val="clear" w:color="auto" w:fill="FFFFFF"/>
        </w:rPr>
        <w:t xml:space="preserve">, P., Schalk, K., </w:t>
      </w:r>
      <w:proofErr w:type="spellStart"/>
      <w:r w:rsidRPr="00257F65">
        <w:rPr>
          <w:rFonts w:ascii="Arial" w:hAnsi="Arial" w:cs="Arial"/>
          <w:color w:val="222222"/>
          <w:sz w:val="20"/>
          <w:szCs w:val="20"/>
          <w:shd w:val="clear" w:color="auto" w:fill="FFFFFF"/>
        </w:rPr>
        <w:t>Scherf</w:t>
      </w:r>
      <w:proofErr w:type="spellEnd"/>
      <w:r w:rsidRPr="00257F65">
        <w:rPr>
          <w:rFonts w:ascii="Arial" w:hAnsi="Arial" w:cs="Arial"/>
          <w:color w:val="222222"/>
          <w:sz w:val="20"/>
          <w:szCs w:val="20"/>
          <w:shd w:val="clear" w:color="auto" w:fill="FFFFFF"/>
        </w:rPr>
        <w:t xml:space="preserve">, K. A., Berger, R. G., &amp; </w:t>
      </w:r>
      <w:proofErr w:type="spellStart"/>
      <w:r w:rsidRPr="00257F65">
        <w:rPr>
          <w:rFonts w:ascii="Arial" w:hAnsi="Arial" w:cs="Arial"/>
          <w:color w:val="222222"/>
          <w:sz w:val="20"/>
          <w:szCs w:val="20"/>
          <w:shd w:val="clear" w:color="auto" w:fill="FFFFFF"/>
        </w:rPr>
        <w:t>Krings</w:t>
      </w:r>
      <w:proofErr w:type="spellEnd"/>
      <w:r w:rsidRPr="00257F65">
        <w:rPr>
          <w:rFonts w:ascii="Arial" w:hAnsi="Arial" w:cs="Arial"/>
          <w:color w:val="222222"/>
          <w:sz w:val="20"/>
          <w:szCs w:val="20"/>
          <w:shd w:val="clear" w:color="auto" w:fill="FFFFFF"/>
        </w:rPr>
        <w:t xml:space="preserve">, U. (2023). A Prolyl Endopeptidase from </w:t>
      </w:r>
      <w:proofErr w:type="spellStart"/>
      <w:r w:rsidRPr="00257F65">
        <w:rPr>
          <w:rFonts w:ascii="Arial" w:hAnsi="Arial" w:cs="Arial"/>
          <w:color w:val="222222"/>
          <w:sz w:val="20"/>
          <w:szCs w:val="20"/>
          <w:shd w:val="clear" w:color="auto" w:fill="FFFFFF"/>
        </w:rPr>
        <w:t>Flammulina</w:t>
      </w:r>
      <w:proofErr w:type="spellEnd"/>
      <w:r w:rsidRPr="00257F65">
        <w:rPr>
          <w:rFonts w:ascii="Arial" w:hAnsi="Arial" w:cs="Arial"/>
          <w:color w:val="222222"/>
          <w:sz w:val="20"/>
          <w:szCs w:val="20"/>
          <w:shd w:val="clear" w:color="auto" w:fill="FFFFFF"/>
        </w:rPr>
        <w:t xml:space="preserve"> </w:t>
      </w:r>
      <w:proofErr w:type="spellStart"/>
      <w:r w:rsidRPr="00257F65">
        <w:rPr>
          <w:rFonts w:ascii="Arial" w:hAnsi="Arial" w:cs="Arial"/>
          <w:color w:val="222222"/>
          <w:sz w:val="20"/>
          <w:szCs w:val="20"/>
          <w:shd w:val="clear" w:color="auto" w:fill="FFFFFF"/>
        </w:rPr>
        <w:t>velutipes</w:t>
      </w:r>
      <w:proofErr w:type="spellEnd"/>
      <w:r w:rsidRPr="00257F65">
        <w:rPr>
          <w:rFonts w:ascii="Arial" w:hAnsi="Arial" w:cs="Arial"/>
          <w:color w:val="222222"/>
          <w:sz w:val="20"/>
          <w:szCs w:val="20"/>
          <w:shd w:val="clear" w:color="auto" w:fill="FFFFFF"/>
        </w:rPr>
        <w:t xml:space="preserve"> Degrades Celiac Disease-Inducing Peptides in Grain Flour Samples.</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Catalysts</w:t>
      </w:r>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13</w:t>
      </w:r>
      <w:r w:rsidRPr="00257F65">
        <w:rPr>
          <w:rFonts w:ascii="Arial" w:hAnsi="Arial" w:cs="Arial"/>
          <w:color w:val="222222"/>
          <w:sz w:val="20"/>
          <w:szCs w:val="20"/>
          <w:shd w:val="clear" w:color="auto" w:fill="FFFFFF"/>
        </w:rPr>
        <w:t>(1), 158.</w:t>
      </w:r>
    </w:p>
    <w:p w14:paraId="5AE17821" w14:textId="5D8E3B7F" w:rsidR="006C1514" w:rsidRPr="00A67E85" w:rsidRDefault="006C1514" w:rsidP="00A67E85">
      <w:pPr>
        <w:rPr>
          <w:rFonts w:ascii="Arial" w:hAnsi="Arial" w:cs="Arial"/>
          <w:sz w:val="20"/>
          <w:szCs w:val="20"/>
        </w:rPr>
      </w:pPr>
      <w:r w:rsidRPr="00A67E85">
        <w:rPr>
          <w:rFonts w:ascii="Arial" w:hAnsi="Arial" w:cs="Arial"/>
          <w:sz w:val="20"/>
          <w:szCs w:val="20"/>
        </w:rPr>
        <w:t>https://doi.org/10.3390/catal13010158</w:t>
      </w:r>
    </w:p>
    <w:p w14:paraId="3CC3375C" w14:textId="7A4C8847" w:rsidR="00FD4A32" w:rsidRPr="006C1514" w:rsidRDefault="00FD4A32" w:rsidP="00472188">
      <w:pPr>
        <w:pStyle w:val="ListParagraph"/>
        <w:numPr>
          <w:ilvl w:val="0"/>
          <w:numId w:val="8"/>
        </w:numPr>
        <w:rPr>
          <w:rFonts w:ascii="Arial" w:hAnsi="Arial" w:cs="Arial"/>
          <w:sz w:val="20"/>
          <w:szCs w:val="20"/>
        </w:rPr>
      </w:pPr>
      <w:proofErr w:type="spellStart"/>
      <w:r w:rsidRPr="00257F65">
        <w:rPr>
          <w:rFonts w:ascii="Arial" w:hAnsi="Arial" w:cs="Arial"/>
          <w:color w:val="222222"/>
          <w:sz w:val="20"/>
          <w:szCs w:val="20"/>
          <w:shd w:val="clear" w:color="auto" w:fill="FFFFFF"/>
        </w:rPr>
        <w:t>Stepniak</w:t>
      </w:r>
      <w:proofErr w:type="spellEnd"/>
      <w:r w:rsidRPr="00257F65">
        <w:rPr>
          <w:rFonts w:ascii="Arial" w:hAnsi="Arial" w:cs="Arial"/>
          <w:color w:val="222222"/>
          <w:sz w:val="20"/>
          <w:szCs w:val="20"/>
          <w:shd w:val="clear" w:color="auto" w:fill="FFFFFF"/>
        </w:rPr>
        <w:t xml:space="preserve">, D., </w:t>
      </w:r>
      <w:proofErr w:type="spellStart"/>
      <w:r w:rsidRPr="00257F65">
        <w:rPr>
          <w:rFonts w:ascii="Arial" w:hAnsi="Arial" w:cs="Arial"/>
          <w:color w:val="222222"/>
          <w:sz w:val="20"/>
          <w:szCs w:val="20"/>
          <w:shd w:val="clear" w:color="auto" w:fill="FFFFFF"/>
        </w:rPr>
        <w:t>Spaenij-Dekking</w:t>
      </w:r>
      <w:proofErr w:type="spellEnd"/>
      <w:r w:rsidRPr="00257F65">
        <w:rPr>
          <w:rFonts w:ascii="Arial" w:hAnsi="Arial" w:cs="Arial"/>
          <w:color w:val="222222"/>
          <w:sz w:val="20"/>
          <w:szCs w:val="20"/>
          <w:shd w:val="clear" w:color="auto" w:fill="FFFFFF"/>
        </w:rPr>
        <w:t xml:space="preserve">, L., </w:t>
      </w:r>
      <w:proofErr w:type="spellStart"/>
      <w:r w:rsidRPr="00257F65">
        <w:rPr>
          <w:rFonts w:ascii="Arial" w:hAnsi="Arial" w:cs="Arial"/>
          <w:color w:val="222222"/>
          <w:sz w:val="20"/>
          <w:szCs w:val="20"/>
          <w:shd w:val="clear" w:color="auto" w:fill="FFFFFF"/>
        </w:rPr>
        <w:t>Mitea</w:t>
      </w:r>
      <w:proofErr w:type="spellEnd"/>
      <w:r w:rsidRPr="00257F65">
        <w:rPr>
          <w:rFonts w:ascii="Arial" w:hAnsi="Arial" w:cs="Arial"/>
          <w:color w:val="222222"/>
          <w:sz w:val="20"/>
          <w:szCs w:val="20"/>
          <w:shd w:val="clear" w:color="auto" w:fill="FFFFFF"/>
        </w:rPr>
        <w:t xml:space="preserve">, C., </w:t>
      </w:r>
      <w:proofErr w:type="spellStart"/>
      <w:r w:rsidRPr="00257F65">
        <w:rPr>
          <w:rFonts w:ascii="Arial" w:hAnsi="Arial" w:cs="Arial"/>
          <w:color w:val="222222"/>
          <w:sz w:val="20"/>
          <w:szCs w:val="20"/>
          <w:shd w:val="clear" w:color="auto" w:fill="FFFFFF"/>
        </w:rPr>
        <w:t>Moester</w:t>
      </w:r>
      <w:proofErr w:type="spellEnd"/>
      <w:r w:rsidRPr="00257F65">
        <w:rPr>
          <w:rFonts w:ascii="Arial" w:hAnsi="Arial" w:cs="Arial"/>
          <w:color w:val="222222"/>
          <w:sz w:val="20"/>
          <w:szCs w:val="20"/>
          <w:shd w:val="clear" w:color="auto" w:fill="FFFFFF"/>
        </w:rPr>
        <w:t xml:space="preserve">, M., de Ru, A., </w:t>
      </w:r>
      <w:proofErr w:type="spellStart"/>
      <w:r w:rsidRPr="00257F65">
        <w:rPr>
          <w:rFonts w:ascii="Arial" w:hAnsi="Arial" w:cs="Arial"/>
          <w:color w:val="222222"/>
          <w:sz w:val="20"/>
          <w:szCs w:val="20"/>
          <w:shd w:val="clear" w:color="auto" w:fill="FFFFFF"/>
        </w:rPr>
        <w:t>Baak</w:t>
      </w:r>
      <w:proofErr w:type="spellEnd"/>
      <w:r w:rsidRPr="00257F65">
        <w:rPr>
          <w:rFonts w:ascii="Arial" w:hAnsi="Arial" w:cs="Arial"/>
          <w:color w:val="222222"/>
          <w:sz w:val="20"/>
          <w:szCs w:val="20"/>
          <w:shd w:val="clear" w:color="auto" w:fill="FFFFFF"/>
        </w:rPr>
        <w:t xml:space="preserve">-Pablo, R., ... &amp; Koning, F. (2006). Highly efficient gluten degradation with a newly identified prolyl </w:t>
      </w:r>
      <w:proofErr w:type="spellStart"/>
      <w:r w:rsidRPr="00257F65">
        <w:rPr>
          <w:rFonts w:ascii="Arial" w:hAnsi="Arial" w:cs="Arial"/>
          <w:color w:val="222222"/>
          <w:sz w:val="20"/>
          <w:szCs w:val="20"/>
          <w:shd w:val="clear" w:color="auto" w:fill="FFFFFF"/>
        </w:rPr>
        <w:t>endoprotease</w:t>
      </w:r>
      <w:proofErr w:type="spellEnd"/>
      <w:r w:rsidRPr="00257F65">
        <w:rPr>
          <w:rFonts w:ascii="Arial" w:hAnsi="Arial" w:cs="Arial"/>
          <w:color w:val="222222"/>
          <w:sz w:val="20"/>
          <w:szCs w:val="20"/>
          <w:shd w:val="clear" w:color="auto" w:fill="FFFFFF"/>
        </w:rPr>
        <w:t>: implications for celiac disease.</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American Journal of Physiology-Gastrointestinal and Liver Physiology</w:t>
      </w:r>
      <w:r w:rsidRPr="00257F65">
        <w:rPr>
          <w:rFonts w:ascii="Arial" w:hAnsi="Arial" w:cs="Arial"/>
          <w:color w:val="222222"/>
          <w:sz w:val="20"/>
          <w:szCs w:val="20"/>
          <w:shd w:val="clear" w:color="auto" w:fill="FFFFFF"/>
        </w:rPr>
        <w:t>.</w:t>
      </w:r>
    </w:p>
    <w:p w14:paraId="2DF506A6" w14:textId="0D0D7FDB" w:rsidR="006C1514" w:rsidRPr="00A67E85" w:rsidRDefault="008F65FC" w:rsidP="00A67E85">
      <w:pPr>
        <w:rPr>
          <w:rFonts w:ascii="Arial" w:hAnsi="Arial" w:cs="Arial"/>
          <w:sz w:val="20"/>
          <w:szCs w:val="20"/>
        </w:rPr>
      </w:pPr>
      <w:r w:rsidRPr="00A67E85">
        <w:rPr>
          <w:rFonts w:ascii="Arial" w:hAnsi="Arial" w:cs="Arial"/>
          <w:sz w:val="20"/>
          <w:szCs w:val="20"/>
        </w:rPr>
        <w:t>https://doi.org/10.1152/ajpgi.00034.2006</w:t>
      </w:r>
    </w:p>
    <w:p w14:paraId="319700F5" w14:textId="30A54088" w:rsidR="00FD4A32" w:rsidRPr="00257F65" w:rsidRDefault="00FD4A32" w:rsidP="00472188">
      <w:pPr>
        <w:pStyle w:val="ListParagraph"/>
        <w:numPr>
          <w:ilvl w:val="0"/>
          <w:numId w:val="8"/>
        </w:numPr>
        <w:rPr>
          <w:rFonts w:ascii="Arial" w:hAnsi="Arial" w:cs="Arial"/>
          <w:sz w:val="20"/>
          <w:szCs w:val="20"/>
        </w:rPr>
      </w:pPr>
      <w:r w:rsidRPr="00257F65">
        <w:rPr>
          <w:rFonts w:ascii="Arial" w:hAnsi="Arial" w:cs="Arial"/>
          <w:color w:val="222222"/>
          <w:sz w:val="20"/>
          <w:szCs w:val="20"/>
          <w:shd w:val="clear" w:color="auto" w:fill="FFFFFF"/>
        </w:rPr>
        <w:t>Legault, S., Fraser-</w:t>
      </w:r>
      <w:proofErr w:type="spellStart"/>
      <w:r w:rsidRPr="00257F65">
        <w:rPr>
          <w:rFonts w:ascii="Arial" w:hAnsi="Arial" w:cs="Arial"/>
          <w:color w:val="222222"/>
          <w:sz w:val="20"/>
          <w:szCs w:val="20"/>
          <w:shd w:val="clear" w:color="auto" w:fill="FFFFFF"/>
        </w:rPr>
        <w:t>Halberg</w:t>
      </w:r>
      <w:proofErr w:type="spellEnd"/>
      <w:r w:rsidRPr="00257F65">
        <w:rPr>
          <w:rFonts w:ascii="Arial" w:hAnsi="Arial" w:cs="Arial"/>
          <w:color w:val="222222"/>
          <w:sz w:val="20"/>
          <w:szCs w:val="20"/>
          <w:shd w:val="clear" w:color="auto" w:fill="FFFFFF"/>
        </w:rPr>
        <w:t xml:space="preserve">, D. P., </w:t>
      </w:r>
      <w:proofErr w:type="spellStart"/>
      <w:r w:rsidRPr="00257F65">
        <w:rPr>
          <w:rFonts w:ascii="Arial" w:hAnsi="Arial" w:cs="Arial"/>
          <w:color w:val="222222"/>
          <w:sz w:val="20"/>
          <w:szCs w:val="20"/>
          <w:shd w:val="clear" w:color="auto" w:fill="FFFFFF"/>
        </w:rPr>
        <w:t>McAnelly</w:t>
      </w:r>
      <w:proofErr w:type="spellEnd"/>
      <w:r w:rsidRPr="00257F65">
        <w:rPr>
          <w:rFonts w:ascii="Arial" w:hAnsi="Arial" w:cs="Arial"/>
          <w:color w:val="222222"/>
          <w:sz w:val="20"/>
          <w:szCs w:val="20"/>
          <w:shd w:val="clear" w:color="auto" w:fill="FFFFFF"/>
        </w:rPr>
        <w:t>, R. L., Eason, M. G., Thompson, M. C., &amp; Chica, R. A. (2022). Generation of bright monomeric red fluorescent proteins via computational design of enhanced chromophore packing.</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Chemical Science</w:t>
      </w:r>
      <w:r w:rsidRPr="00257F65">
        <w:rPr>
          <w:rFonts w:ascii="Arial" w:hAnsi="Arial" w:cs="Arial"/>
          <w:color w:val="222222"/>
          <w:sz w:val="20"/>
          <w:szCs w:val="20"/>
          <w:shd w:val="clear" w:color="auto" w:fill="FFFFFF"/>
        </w:rPr>
        <w:t>,</w:t>
      </w:r>
      <w:r w:rsidRPr="00257F65">
        <w:rPr>
          <w:rStyle w:val="apple-converted-space"/>
          <w:rFonts w:ascii="Arial" w:hAnsi="Arial" w:cs="Arial"/>
          <w:color w:val="222222"/>
          <w:sz w:val="20"/>
          <w:szCs w:val="20"/>
          <w:shd w:val="clear" w:color="auto" w:fill="FFFFFF"/>
        </w:rPr>
        <w:t> </w:t>
      </w:r>
      <w:r w:rsidRPr="00257F65">
        <w:rPr>
          <w:rFonts w:ascii="Arial" w:hAnsi="Arial" w:cs="Arial"/>
          <w:i/>
          <w:iCs/>
          <w:color w:val="222222"/>
          <w:sz w:val="20"/>
          <w:szCs w:val="20"/>
        </w:rPr>
        <w:t>13</w:t>
      </w:r>
      <w:r w:rsidRPr="00257F65">
        <w:rPr>
          <w:rFonts w:ascii="Arial" w:hAnsi="Arial" w:cs="Arial"/>
          <w:color w:val="222222"/>
          <w:sz w:val="20"/>
          <w:szCs w:val="20"/>
          <w:shd w:val="clear" w:color="auto" w:fill="FFFFFF"/>
        </w:rPr>
        <w:t>(5), 1408-1418.</w:t>
      </w:r>
    </w:p>
    <w:p w14:paraId="7B7405D4" w14:textId="3F0E2EC9" w:rsidR="00F04E33" w:rsidRDefault="007E7BDE" w:rsidP="00A67E85">
      <w:pPr>
        <w:rPr>
          <w:ins w:id="362" w:author="Wu Xiuyi" w:date="2023-10-11T21:16:00Z"/>
          <w:rFonts w:ascii="Arial" w:hAnsi="Arial" w:cs="Arial"/>
          <w:sz w:val="20"/>
          <w:szCs w:val="20"/>
        </w:rPr>
      </w:pPr>
      <w:ins w:id="363" w:author="Wu Xiuyi" w:date="2023-10-11T21:16:00Z">
        <w:r>
          <w:rPr>
            <w:rFonts w:ascii="Arial" w:hAnsi="Arial" w:cs="Arial"/>
            <w:sz w:val="20"/>
            <w:szCs w:val="20"/>
          </w:rPr>
          <w:fldChar w:fldCharType="begin"/>
        </w:r>
        <w:r>
          <w:rPr>
            <w:rFonts w:ascii="Arial" w:hAnsi="Arial" w:cs="Arial"/>
            <w:sz w:val="20"/>
            <w:szCs w:val="20"/>
          </w:rPr>
          <w:instrText>HYPERLINK "</w:instrText>
        </w:r>
      </w:ins>
      <w:r w:rsidRPr="00A67E85">
        <w:rPr>
          <w:rFonts w:ascii="Arial" w:hAnsi="Arial" w:cs="Arial"/>
          <w:sz w:val="20"/>
          <w:szCs w:val="20"/>
        </w:rPr>
        <w:instrText>https://doi.org/10.1039/D1SC05088E</w:instrText>
      </w:r>
      <w:ins w:id="364" w:author="Wu Xiuyi" w:date="2023-10-11T21:16:00Z">
        <w:r>
          <w:rPr>
            <w:rFonts w:ascii="Arial" w:hAnsi="Arial" w:cs="Arial"/>
            <w:sz w:val="20"/>
            <w:szCs w:val="20"/>
          </w:rPr>
          <w:instrText>"</w:instrText>
        </w:r>
        <w:r>
          <w:rPr>
            <w:rFonts w:ascii="Arial" w:hAnsi="Arial" w:cs="Arial"/>
            <w:sz w:val="20"/>
            <w:szCs w:val="20"/>
          </w:rPr>
        </w:r>
        <w:r>
          <w:rPr>
            <w:rFonts w:ascii="Arial" w:hAnsi="Arial" w:cs="Arial"/>
            <w:sz w:val="20"/>
            <w:szCs w:val="20"/>
          </w:rPr>
          <w:fldChar w:fldCharType="separate"/>
        </w:r>
      </w:ins>
      <w:r w:rsidRPr="00AC26E9">
        <w:rPr>
          <w:rStyle w:val="Hyperlink"/>
          <w:rFonts w:ascii="Arial" w:hAnsi="Arial" w:cs="Arial"/>
          <w:sz w:val="20"/>
          <w:szCs w:val="20"/>
        </w:rPr>
        <w:t>https://doi.org/10.1039/D1SC05088E</w:t>
      </w:r>
      <w:ins w:id="365" w:author="Wu Xiuyi" w:date="2023-10-11T21:16:00Z">
        <w:r>
          <w:rPr>
            <w:rFonts w:ascii="Arial" w:hAnsi="Arial" w:cs="Arial"/>
            <w:sz w:val="20"/>
            <w:szCs w:val="20"/>
          </w:rPr>
          <w:fldChar w:fldCharType="end"/>
        </w:r>
      </w:ins>
    </w:p>
    <w:p w14:paraId="32AB1147" w14:textId="77777777" w:rsidR="007E7BDE" w:rsidRPr="00896877" w:rsidRDefault="007E7BDE" w:rsidP="007E7BDE">
      <w:pPr>
        <w:pStyle w:val="ListParagraph"/>
        <w:numPr>
          <w:ilvl w:val="0"/>
          <w:numId w:val="8"/>
        </w:numPr>
        <w:rPr>
          <w:ins w:id="366" w:author="Wu Xiuyi" w:date="2023-10-11T21:16:00Z"/>
          <w:rFonts w:ascii="Arial" w:hAnsi="Arial" w:cs="Arial"/>
          <w:sz w:val="20"/>
          <w:szCs w:val="20"/>
        </w:rPr>
      </w:pPr>
      <w:ins w:id="367" w:author="Wu Xiuyi" w:date="2023-10-11T21:16:00Z">
        <w:r w:rsidRPr="00896877">
          <w:rPr>
            <w:rFonts w:ascii="Arial" w:hAnsi="Arial" w:cs="Arial"/>
            <w:color w:val="222222"/>
            <w:sz w:val="20"/>
            <w:szCs w:val="20"/>
            <w:shd w:val="clear" w:color="auto" w:fill="FFFFFF"/>
          </w:rPr>
          <w:t xml:space="preserve">Zhao, P., Xia, X., Xu, X., Leung, K. K. C., Rai, A., Deng, Y., ... &amp; </w:t>
        </w:r>
        <w:proofErr w:type="spellStart"/>
        <w:r w:rsidRPr="00896877">
          <w:rPr>
            <w:rFonts w:ascii="Arial" w:hAnsi="Arial" w:cs="Arial"/>
            <w:color w:val="222222"/>
            <w:sz w:val="20"/>
            <w:szCs w:val="20"/>
            <w:shd w:val="clear" w:color="auto" w:fill="FFFFFF"/>
          </w:rPr>
          <w:t>Bian</w:t>
        </w:r>
        <w:proofErr w:type="spellEnd"/>
        <w:r w:rsidRPr="00896877">
          <w:rPr>
            <w:rFonts w:ascii="Arial" w:hAnsi="Arial" w:cs="Arial"/>
            <w:color w:val="222222"/>
            <w:sz w:val="20"/>
            <w:szCs w:val="20"/>
            <w:shd w:val="clear" w:color="auto" w:fill="FFFFFF"/>
          </w:rPr>
          <w:t xml:space="preserve">, L. (2021). Nanoparticle-assembled </w:t>
        </w:r>
        <w:proofErr w:type="spellStart"/>
        <w:r w:rsidRPr="00896877">
          <w:rPr>
            <w:rFonts w:ascii="Arial" w:hAnsi="Arial" w:cs="Arial"/>
            <w:color w:val="222222"/>
            <w:sz w:val="20"/>
            <w:szCs w:val="20"/>
            <w:shd w:val="clear" w:color="auto" w:fill="FFFFFF"/>
          </w:rPr>
          <w:t>bioadhesive</w:t>
        </w:r>
        <w:proofErr w:type="spellEnd"/>
        <w:r w:rsidRPr="00896877">
          <w:rPr>
            <w:rFonts w:ascii="Arial" w:hAnsi="Arial" w:cs="Arial"/>
            <w:color w:val="222222"/>
            <w:sz w:val="20"/>
            <w:szCs w:val="20"/>
            <w:shd w:val="clear" w:color="auto" w:fill="FFFFFF"/>
          </w:rPr>
          <w:t xml:space="preserve"> coacervate coating with prolonged gastrointestinal retention for inflammatory bowel disease therapy.</w:t>
        </w:r>
        <w:r w:rsidRPr="00896877">
          <w:rPr>
            <w:rStyle w:val="apple-converted-space"/>
            <w:rFonts w:ascii="Arial" w:hAnsi="Arial" w:cs="Arial"/>
            <w:color w:val="222222"/>
            <w:sz w:val="20"/>
            <w:szCs w:val="20"/>
            <w:shd w:val="clear" w:color="auto" w:fill="FFFFFF"/>
          </w:rPr>
          <w:t> </w:t>
        </w:r>
        <w:r w:rsidRPr="00896877">
          <w:rPr>
            <w:rFonts w:ascii="Arial" w:hAnsi="Arial" w:cs="Arial"/>
            <w:i/>
            <w:iCs/>
            <w:color w:val="222222"/>
            <w:sz w:val="20"/>
            <w:szCs w:val="20"/>
          </w:rPr>
          <w:t>Nature Communications</w:t>
        </w:r>
        <w:r w:rsidRPr="00896877">
          <w:rPr>
            <w:rFonts w:ascii="Arial" w:hAnsi="Arial" w:cs="Arial"/>
            <w:color w:val="222222"/>
            <w:sz w:val="20"/>
            <w:szCs w:val="20"/>
            <w:shd w:val="clear" w:color="auto" w:fill="FFFFFF"/>
          </w:rPr>
          <w:t>,</w:t>
        </w:r>
        <w:r w:rsidRPr="00896877">
          <w:rPr>
            <w:rStyle w:val="apple-converted-space"/>
            <w:rFonts w:ascii="Arial" w:hAnsi="Arial" w:cs="Arial"/>
            <w:color w:val="222222"/>
            <w:sz w:val="20"/>
            <w:szCs w:val="20"/>
            <w:shd w:val="clear" w:color="auto" w:fill="FFFFFF"/>
          </w:rPr>
          <w:t> </w:t>
        </w:r>
        <w:r w:rsidRPr="00896877">
          <w:rPr>
            <w:rFonts w:ascii="Arial" w:hAnsi="Arial" w:cs="Arial"/>
            <w:i/>
            <w:iCs/>
            <w:color w:val="222222"/>
            <w:sz w:val="20"/>
            <w:szCs w:val="20"/>
          </w:rPr>
          <w:t>12</w:t>
        </w:r>
        <w:r w:rsidRPr="00896877">
          <w:rPr>
            <w:rFonts w:ascii="Arial" w:hAnsi="Arial" w:cs="Arial"/>
            <w:color w:val="222222"/>
            <w:sz w:val="20"/>
            <w:szCs w:val="20"/>
            <w:shd w:val="clear" w:color="auto" w:fill="FFFFFF"/>
          </w:rPr>
          <w:t>(1), 7162.</w:t>
        </w:r>
      </w:ins>
    </w:p>
    <w:p w14:paraId="03EEC01B" w14:textId="3ACE9CE4" w:rsidR="007E7BDE" w:rsidRPr="00A67E85" w:rsidRDefault="007E7BDE" w:rsidP="007E7BDE">
      <w:pPr>
        <w:rPr>
          <w:rFonts w:ascii="Arial" w:hAnsi="Arial" w:cs="Arial"/>
          <w:sz w:val="20"/>
          <w:szCs w:val="20"/>
        </w:rPr>
      </w:pPr>
      <w:ins w:id="368" w:author="Wu Xiuyi" w:date="2023-10-11T21:16:00Z">
        <w:r w:rsidRPr="008D27CB">
          <w:rPr>
            <w:rFonts w:ascii="Arial" w:hAnsi="Arial" w:cs="Arial"/>
            <w:sz w:val="20"/>
            <w:szCs w:val="20"/>
          </w:rPr>
          <w:t>https://doi.org/10.1038/s41467-021-27463-6</w:t>
        </w:r>
      </w:ins>
    </w:p>
    <w:sectPr w:rsidR="007E7BDE" w:rsidRPr="00A67E8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Nicholas Lee" w:date="2023-10-11T19:03:00Z" w:initials="NL">
    <w:p w14:paraId="7F2998DF" w14:textId="77777777" w:rsidR="00A94EA1" w:rsidRDefault="00A94EA1" w:rsidP="00AB6406">
      <w:r>
        <w:rPr>
          <w:rStyle w:val="CommentReference"/>
        </w:rPr>
        <w:annotationRef/>
      </w:r>
      <w:r>
        <w:rPr>
          <w:color w:val="000000"/>
          <w:sz w:val="20"/>
          <w:szCs w:val="20"/>
        </w:rPr>
        <w:t>please provide the full name when first time appear.</w:t>
      </w:r>
    </w:p>
  </w:comment>
  <w:comment w:id="16" w:author="Nicholas Lee" w:date="2023-10-11T19:03:00Z" w:initials="NL">
    <w:p w14:paraId="57BE4E9E" w14:textId="77777777" w:rsidR="00A94EA1" w:rsidRDefault="00A94EA1" w:rsidP="00751CB1">
      <w:r>
        <w:rPr>
          <w:rStyle w:val="CommentReference"/>
        </w:rPr>
        <w:annotationRef/>
      </w:r>
      <w:r>
        <w:rPr>
          <w:sz w:val="20"/>
          <w:szCs w:val="20"/>
        </w:rPr>
        <w:t>please provide the full name when first time appear.</w:t>
      </w:r>
    </w:p>
  </w:comment>
  <w:comment w:id="61" w:author="Nicholas Lee" w:date="2023-10-11T19:07:00Z" w:initials="NL">
    <w:p w14:paraId="2BFD9E5C" w14:textId="77777777" w:rsidR="00A94EA1" w:rsidRDefault="00A94EA1" w:rsidP="00C5016F">
      <w:r>
        <w:rPr>
          <w:rStyle w:val="CommentReference"/>
        </w:rPr>
        <w:annotationRef/>
      </w:r>
      <w:r>
        <w:rPr>
          <w:color w:val="000000"/>
          <w:sz w:val="20"/>
          <w:szCs w:val="20"/>
        </w:rPr>
        <w:t>please add some information about the capsule here. such as PVA, MRS…..</w:t>
      </w:r>
    </w:p>
  </w:comment>
  <w:comment w:id="245" w:author="Nicholas Lee" w:date="2023-10-11T19:34:00Z" w:initials="NL">
    <w:p w14:paraId="1BF902B3" w14:textId="77777777" w:rsidR="00240951" w:rsidRDefault="00240951" w:rsidP="00D022FC">
      <w:r>
        <w:rPr>
          <w:rStyle w:val="CommentReference"/>
        </w:rPr>
        <w:annotationRef/>
      </w:r>
      <w:r>
        <w:rPr>
          <w:color w:val="000000"/>
          <w:sz w:val="20"/>
          <w:szCs w:val="20"/>
        </w:rPr>
        <w:t>please confirm the unit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2998DF" w15:done="0"/>
  <w15:commentEx w15:paraId="57BE4E9E" w15:done="0"/>
  <w15:commentEx w15:paraId="2BFD9E5C" w15:done="0"/>
  <w15:commentEx w15:paraId="1BF902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637C69" w16cex:dateUtc="2023-10-11T11:03:00Z"/>
  <w16cex:commentExtensible w16cex:durableId="6186B147" w16cex:dateUtc="2023-10-11T11:03:00Z"/>
  <w16cex:commentExtensible w16cex:durableId="32ABBD75" w16cex:dateUtc="2023-10-11T11:07:00Z"/>
  <w16cex:commentExtensible w16cex:durableId="7DDA7615" w16cex:dateUtc="2023-10-11T1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2998DF" w16cid:durableId="00637C69"/>
  <w16cid:commentId w16cid:paraId="57BE4E9E" w16cid:durableId="6186B147"/>
  <w16cid:commentId w16cid:paraId="2BFD9E5C" w16cid:durableId="32ABBD75"/>
  <w16cid:commentId w16cid:paraId="1BF902B3" w16cid:durableId="7DDA76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Songti TC">
    <w:panose1 w:val="02010600040101010101"/>
    <w:charset w:val="88"/>
    <w:family w:val="auto"/>
    <w:pitch w:val="variable"/>
    <w:sig w:usb0="00000287" w:usb1="080F0000" w:usb2="00000010" w:usb3="00000000" w:csb0="0014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E5009"/>
    <w:multiLevelType w:val="hybridMultilevel"/>
    <w:tmpl w:val="5D38BC3C"/>
    <w:lvl w:ilvl="0" w:tplc="8EC245C4">
      <w:numFmt w:val="bullet"/>
      <w:lvlText w:val="•"/>
      <w:lvlJc w:val="left"/>
      <w:pPr>
        <w:ind w:left="1440" w:hanging="360"/>
      </w:pPr>
      <w:rPr>
        <w:rFonts w:ascii="DengXian" w:eastAsia="DengXian" w:hAnsi="DengXian" w:cstheme="minorBidi" w:hint="eastAsia"/>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E5175C8"/>
    <w:multiLevelType w:val="hybridMultilevel"/>
    <w:tmpl w:val="707CC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E15AAF"/>
    <w:multiLevelType w:val="hybridMultilevel"/>
    <w:tmpl w:val="300A7084"/>
    <w:lvl w:ilvl="0" w:tplc="18527D2C">
      <w:start w:val="1"/>
      <w:numFmt w:val="decimal"/>
      <w:lvlText w:val="(%1)"/>
      <w:lvlJc w:val="left"/>
      <w:pPr>
        <w:ind w:left="360" w:hanging="360"/>
      </w:pPr>
      <w:rPr>
        <w:rFonts w:hint="default"/>
      </w:rPr>
    </w:lvl>
    <w:lvl w:ilvl="1" w:tplc="08090001">
      <w:start w:val="1"/>
      <w:numFmt w:val="bullet"/>
      <w:lvlText w:val=""/>
      <w:lvlJc w:val="left"/>
      <w:pPr>
        <w:ind w:left="72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25D2FE0"/>
    <w:multiLevelType w:val="hybridMultilevel"/>
    <w:tmpl w:val="5442E4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8EC245C4">
      <w:numFmt w:val="bullet"/>
      <w:lvlText w:val="•"/>
      <w:lvlJc w:val="left"/>
      <w:pPr>
        <w:ind w:left="2160" w:hanging="360"/>
      </w:pPr>
      <w:rPr>
        <w:rFonts w:ascii="DengXian" w:eastAsia="DengXian" w:hAnsi="DengXian" w:cstheme="minorBidi" w:hint="eastAsia"/>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CB3B81"/>
    <w:multiLevelType w:val="hybridMultilevel"/>
    <w:tmpl w:val="0DC236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D846D9"/>
    <w:multiLevelType w:val="hybridMultilevel"/>
    <w:tmpl w:val="174617EE"/>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E7250A"/>
    <w:multiLevelType w:val="hybridMultilevel"/>
    <w:tmpl w:val="6324D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2A72CE"/>
    <w:multiLevelType w:val="hybridMultilevel"/>
    <w:tmpl w:val="26C0EF1A"/>
    <w:lvl w:ilvl="0" w:tplc="8EC245C4">
      <w:numFmt w:val="bullet"/>
      <w:lvlText w:val="•"/>
      <w:lvlJc w:val="left"/>
      <w:pPr>
        <w:ind w:left="720" w:hanging="360"/>
      </w:pPr>
      <w:rPr>
        <w:rFonts w:ascii="DengXian" w:eastAsia="DengXian" w:hAnsi="DengXian" w:cstheme="minorBidi" w:hint="eastAsia"/>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2E0D3F"/>
    <w:multiLevelType w:val="hybridMultilevel"/>
    <w:tmpl w:val="7362D3AE"/>
    <w:lvl w:ilvl="0" w:tplc="5AB64E2C">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DD3F1B"/>
    <w:multiLevelType w:val="hybridMultilevel"/>
    <w:tmpl w:val="6A7EFE7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49230C92"/>
    <w:multiLevelType w:val="hybridMultilevel"/>
    <w:tmpl w:val="D4BA9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4E63596"/>
    <w:multiLevelType w:val="hybridMultilevel"/>
    <w:tmpl w:val="FE8E398A"/>
    <w:lvl w:ilvl="0" w:tplc="8EC245C4">
      <w:numFmt w:val="bullet"/>
      <w:lvlText w:val="•"/>
      <w:lvlJc w:val="left"/>
      <w:pPr>
        <w:ind w:left="1440" w:hanging="360"/>
      </w:pPr>
      <w:rPr>
        <w:rFonts w:ascii="DengXian" w:eastAsia="DengXian" w:hAnsi="DengXian" w:cstheme="minorBidi" w:hint="eastAsia"/>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6A9A53DD"/>
    <w:multiLevelType w:val="multilevel"/>
    <w:tmpl w:val="109EB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A75049"/>
    <w:multiLevelType w:val="hybridMultilevel"/>
    <w:tmpl w:val="0C2AED44"/>
    <w:lvl w:ilvl="0" w:tplc="27D0B908">
      <w:start w:val="1"/>
      <w:numFmt w:val="decimal"/>
      <w:lvlText w:val="(%1)"/>
      <w:lvlJc w:val="left"/>
      <w:pPr>
        <w:ind w:left="1080" w:hanging="72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ED5ABC"/>
    <w:multiLevelType w:val="hybridMultilevel"/>
    <w:tmpl w:val="045A569A"/>
    <w:lvl w:ilvl="0" w:tplc="BC0834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A0906BA"/>
    <w:multiLevelType w:val="hybridMultilevel"/>
    <w:tmpl w:val="9E72EE60"/>
    <w:lvl w:ilvl="0" w:tplc="4506640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643692">
    <w:abstractNumId w:val="3"/>
  </w:num>
  <w:num w:numId="2" w16cid:durableId="1847671057">
    <w:abstractNumId w:val="1"/>
  </w:num>
  <w:num w:numId="3" w16cid:durableId="457651178">
    <w:abstractNumId w:val="10"/>
  </w:num>
  <w:num w:numId="4" w16cid:durableId="1295599083">
    <w:abstractNumId w:val="13"/>
  </w:num>
  <w:num w:numId="5" w16cid:durableId="1065878689">
    <w:abstractNumId w:val="6"/>
  </w:num>
  <w:num w:numId="6" w16cid:durableId="1543975749">
    <w:abstractNumId w:val="8"/>
  </w:num>
  <w:num w:numId="7" w16cid:durableId="1317876122">
    <w:abstractNumId w:val="2"/>
  </w:num>
  <w:num w:numId="8" w16cid:durableId="1730110297">
    <w:abstractNumId w:val="4"/>
  </w:num>
  <w:num w:numId="9" w16cid:durableId="299503655">
    <w:abstractNumId w:val="14"/>
  </w:num>
  <w:num w:numId="10" w16cid:durableId="710152763">
    <w:abstractNumId w:val="15"/>
  </w:num>
  <w:num w:numId="11" w16cid:durableId="789937433">
    <w:abstractNumId w:val="5"/>
  </w:num>
  <w:num w:numId="12" w16cid:durableId="760444757">
    <w:abstractNumId w:val="9"/>
  </w:num>
  <w:num w:numId="13" w16cid:durableId="1467043929">
    <w:abstractNumId w:val="7"/>
  </w:num>
  <w:num w:numId="14" w16cid:durableId="56975409">
    <w:abstractNumId w:val="0"/>
  </w:num>
  <w:num w:numId="15" w16cid:durableId="1591038019">
    <w:abstractNumId w:val="12"/>
  </w:num>
  <w:num w:numId="16" w16cid:durableId="212927206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holas Lee">
    <w15:presenceInfo w15:providerId="Windows Live" w15:userId="24a9ed646fff8d73"/>
  </w15:person>
  <w15:person w15:author="Wu Xiuyi">
    <w15:presenceInfo w15:providerId="AD" w15:userId="S::cc11257@umac.mo::e0dc3300-5ecd-4522-a459-30a57e220f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79"/>
    <w:rsid w:val="00006432"/>
    <w:rsid w:val="00021869"/>
    <w:rsid w:val="00041802"/>
    <w:rsid w:val="0004211A"/>
    <w:rsid w:val="0004382A"/>
    <w:rsid w:val="00063539"/>
    <w:rsid w:val="00064B40"/>
    <w:rsid w:val="00067AD6"/>
    <w:rsid w:val="000726DE"/>
    <w:rsid w:val="00083916"/>
    <w:rsid w:val="0008771A"/>
    <w:rsid w:val="00097F2F"/>
    <w:rsid w:val="000B1319"/>
    <w:rsid w:val="000B18C7"/>
    <w:rsid w:val="000B6B36"/>
    <w:rsid w:val="000C66CD"/>
    <w:rsid w:val="000C6A24"/>
    <w:rsid w:val="000D12B5"/>
    <w:rsid w:val="000F630F"/>
    <w:rsid w:val="00107C59"/>
    <w:rsid w:val="0012417A"/>
    <w:rsid w:val="0012440E"/>
    <w:rsid w:val="00130D15"/>
    <w:rsid w:val="001312CD"/>
    <w:rsid w:val="00131812"/>
    <w:rsid w:val="001447FA"/>
    <w:rsid w:val="00153BD2"/>
    <w:rsid w:val="00163AF3"/>
    <w:rsid w:val="00170DA4"/>
    <w:rsid w:val="001745BE"/>
    <w:rsid w:val="00174EB6"/>
    <w:rsid w:val="00175352"/>
    <w:rsid w:val="00186BA8"/>
    <w:rsid w:val="0019214D"/>
    <w:rsid w:val="001968B8"/>
    <w:rsid w:val="001A3351"/>
    <w:rsid w:val="001D1578"/>
    <w:rsid w:val="001D3D03"/>
    <w:rsid w:val="001D4914"/>
    <w:rsid w:val="001D5C85"/>
    <w:rsid w:val="001F5B98"/>
    <w:rsid w:val="00207ED8"/>
    <w:rsid w:val="00240951"/>
    <w:rsid w:val="00257F65"/>
    <w:rsid w:val="00281EC4"/>
    <w:rsid w:val="00283A66"/>
    <w:rsid w:val="00291578"/>
    <w:rsid w:val="00292DD0"/>
    <w:rsid w:val="002B0395"/>
    <w:rsid w:val="002C7C20"/>
    <w:rsid w:val="002D4A31"/>
    <w:rsid w:val="002D5884"/>
    <w:rsid w:val="002F4D56"/>
    <w:rsid w:val="002F5193"/>
    <w:rsid w:val="00311858"/>
    <w:rsid w:val="00312B43"/>
    <w:rsid w:val="00317096"/>
    <w:rsid w:val="00326259"/>
    <w:rsid w:val="003426AD"/>
    <w:rsid w:val="0037580E"/>
    <w:rsid w:val="00384A98"/>
    <w:rsid w:val="00391BA0"/>
    <w:rsid w:val="003B1388"/>
    <w:rsid w:val="003C1FB4"/>
    <w:rsid w:val="003C4C58"/>
    <w:rsid w:val="003C5553"/>
    <w:rsid w:val="003D00CE"/>
    <w:rsid w:val="003D5850"/>
    <w:rsid w:val="003E5CF1"/>
    <w:rsid w:val="003F5B77"/>
    <w:rsid w:val="00400911"/>
    <w:rsid w:val="0042184F"/>
    <w:rsid w:val="00443969"/>
    <w:rsid w:val="00454BE3"/>
    <w:rsid w:val="004616DB"/>
    <w:rsid w:val="00472188"/>
    <w:rsid w:val="004941A4"/>
    <w:rsid w:val="004960B3"/>
    <w:rsid w:val="004B2482"/>
    <w:rsid w:val="004B3C81"/>
    <w:rsid w:val="004B4DE7"/>
    <w:rsid w:val="004D712F"/>
    <w:rsid w:val="004D7895"/>
    <w:rsid w:val="004E145A"/>
    <w:rsid w:val="004E5DD9"/>
    <w:rsid w:val="004F36CC"/>
    <w:rsid w:val="00507AC7"/>
    <w:rsid w:val="0051564A"/>
    <w:rsid w:val="00521220"/>
    <w:rsid w:val="00525539"/>
    <w:rsid w:val="00526FFA"/>
    <w:rsid w:val="00531154"/>
    <w:rsid w:val="00563819"/>
    <w:rsid w:val="00580205"/>
    <w:rsid w:val="00580D95"/>
    <w:rsid w:val="00586821"/>
    <w:rsid w:val="005A120F"/>
    <w:rsid w:val="005A12C7"/>
    <w:rsid w:val="005C5378"/>
    <w:rsid w:val="005D679C"/>
    <w:rsid w:val="005F3AC3"/>
    <w:rsid w:val="005F7018"/>
    <w:rsid w:val="0060087C"/>
    <w:rsid w:val="0060231D"/>
    <w:rsid w:val="00607133"/>
    <w:rsid w:val="0061439B"/>
    <w:rsid w:val="006163BB"/>
    <w:rsid w:val="0061727E"/>
    <w:rsid w:val="00635393"/>
    <w:rsid w:val="0063547D"/>
    <w:rsid w:val="0065347E"/>
    <w:rsid w:val="0065635C"/>
    <w:rsid w:val="0065797C"/>
    <w:rsid w:val="00665076"/>
    <w:rsid w:val="00670C87"/>
    <w:rsid w:val="006855BC"/>
    <w:rsid w:val="006A5434"/>
    <w:rsid w:val="006B0653"/>
    <w:rsid w:val="006B6DD4"/>
    <w:rsid w:val="006C1514"/>
    <w:rsid w:val="006E2685"/>
    <w:rsid w:val="006E60EC"/>
    <w:rsid w:val="00706119"/>
    <w:rsid w:val="0070637D"/>
    <w:rsid w:val="00720BFB"/>
    <w:rsid w:val="00721A00"/>
    <w:rsid w:val="00722C56"/>
    <w:rsid w:val="00727FC8"/>
    <w:rsid w:val="007366AB"/>
    <w:rsid w:val="007368B2"/>
    <w:rsid w:val="00740D02"/>
    <w:rsid w:val="007427BE"/>
    <w:rsid w:val="00746520"/>
    <w:rsid w:val="00750804"/>
    <w:rsid w:val="007579B3"/>
    <w:rsid w:val="00773C06"/>
    <w:rsid w:val="00775190"/>
    <w:rsid w:val="00780071"/>
    <w:rsid w:val="00786752"/>
    <w:rsid w:val="007A4FBC"/>
    <w:rsid w:val="007C22A6"/>
    <w:rsid w:val="007C4A27"/>
    <w:rsid w:val="007C6006"/>
    <w:rsid w:val="007D38A8"/>
    <w:rsid w:val="007E7BDE"/>
    <w:rsid w:val="007F3262"/>
    <w:rsid w:val="00807329"/>
    <w:rsid w:val="00810971"/>
    <w:rsid w:val="00817C0B"/>
    <w:rsid w:val="008276DC"/>
    <w:rsid w:val="008347EE"/>
    <w:rsid w:val="00851F7A"/>
    <w:rsid w:val="00852664"/>
    <w:rsid w:val="00860607"/>
    <w:rsid w:val="0086060A"/>
    <w:rsid w:val="00865D03"/>
    <w:rsid w:val="00865DD5"/>
    <w:rsid w:val="00877DF6"/>
    <w:rsid w:val="008A52D9"/>
    <w:rsid w:val="008A6208"/>
    <w:rsid w:val="008A68CD"/>
    <w:rsid w:val="008B6B50"/>
    <w:rsid w:val="008C2255"/>
    <w:rsid w:val="008E3A64"/>
    <w:rsid w:val="008E709D"/>
    <w:rsid w:val="008F12C9"/>
    <w:rsid w:val="008F65FC"/>
    <w:rsid w:val="00905992"/>
    <w:rsid w:val="0090615D"/>
    <w:rsid w:val="00907466"/>
    <w:rsid w:val="009228FE"/>
    <w:rsid w:val="00933D1A"/>
    <w:rsid w:val="00941B4D"/>
    <w:rsid w:val="00942707"/>
    <w:rsid w:val="0095329D"/>
    <w:rsid w:val="00954BB4"/>
    <w:rsid w:val="0095636F"/>
    <w:rsid w:val="00961314"/>
    <w:rsid w:val="00977934"/>
    <w:rsid w:val="009877F1"/>
    <w:rsid w:val="009A009C"/>
    <w:rsid w:val="009A1041"/>
    <w:rsid w:val="009A1426"/>
    <w:rsid w:val="009A24E5"/>
    <w:rsid w:val="009C28C9"/>
    <w:rsid w:val="009C59AF"/>
    <w:rsid w:val="009D0A72"/>
    <w:rsid w:val="009E40A5"/>
    <w:rsid w:val="009E55A0"/>
    <w:rsid w:val="009F6C2D"/>
    <w:rsid w:val="00A166B2"/>
    <w:rsid w:val="00A35FB4"/>
    <w:rsid w:val="00A36B29"/>
    <w:rsid w:val="00A37945"/>
    <w:rsid w:val="00A4239B"/>
    <w:rsid w:val="00A473E1"/>
    <w:rsid w:val="00A61CB8"/>
    <w:rsid w:val="00A61D77"/>
    <w:rsid w:val="00A621FB"/>
    <w:rsid w:val="00A67E85"/>
    <w:rsid w:val="00A84D42"/>
    <w:rsid w:val="00A94EA1"/>
    <w:rsid w:val="00AC6113"/>
    <w:rsid w:val="00AC6733"/>
    <w:rsid w:val="00AD6CDF"/>
    <w:rsid w:val="00AE0610"/>
    <w:rsid w:val="00AE2642"/>
    <w:rsid w:val="00AE6DE9"/>
    <w:rsid w:val="00AF369D"/>
    <w:rsid w:val="00AF37F3"/>
    <w:rsid w:val="00B11A7F"/>
    <w:rsid w:val="00B12AD0"/>
    <w:rsid w:val="00B17427"/>
    <w:rsid w:val="00B43C72"/>
    <w:rsid w:val="00B4654F"/>
    <w:rsid w:val="00B525CC"/>
    <w:rsid w:val="00B707B1"/>
    <w:rsid w:val="00B70CFD"/>
    <w:rsid w:val="00B7558C"/>
    <w:rsid w:val="00B77486"/>
    <w:rsid w:val="00B86D98"/>
    <w:rsid w:val="00B9775B"/>
    <w:rsid w:val="00BB185E"/>
    <w:rsid w:val="00BC6C07"/>
    <w:rsid w:val="00BC768B"/>
    <w:rsid w:val="00C0277E"/>
    <w:rsid w:val="00C02EA9"/>
    <w:rsid w:val="00C04F52"/>
    <w:rsid w:val="00C367F8"/>
    <w:rsid w:val="00C47FBA"/>
    <w:rsid w:val="00C611BA"/>
    <w:rsid w:val="00C67A65"/>
    <w:rsid w:val="00C7038B"/>
    <w:rsid w:val="00C85328"/>
    <w:rsid w:val="00C8627C"/>
    <w:rsid w:val="00C92764"/>
    <w:rsid w:val="00C9494D"/>
    <w:rsid w:val="00CA397D"/>
    <w:rsid w:val="00CB0349"/>
    <w:rsid w:val="00CB0562"/>
    <w:rsid w:val="00CB11FB"/>
    <w:rsid w:val="00CDF45A"/>
    <w:rsid w:val="00CF2B23"/>
    <w:rsid w:val="00CF57E9"/>
    <w:rsid w:val="00D028AE"/>
    <w:rsid w:val="00D02EDF"/>
    <w:rsid w:val="00D10579"/>
    <w:rsid w:val="00D1485D"/>
    <w:rsid w:val="00D253F9"/>
    <w:rsid w:val="00D6797B"/>
    <w:rsid w:val="00D83479"/>
    <w:rsid w:val="00D90306"/>
    <w:rsid w:val="00D9277F"/>
    <w:rsid w:val="00DA5827"/>
    <w:rsid w:val="00DA6CFA"/>
    <w:rsid w:val="00DB3F8F"/>
    <w:rsid w:val="00DC0CCC"/>
    <w:rsid w:val="00DD22C6"/>
    <w:rsid w:val="00DE3262"/>
    <w:rsid w:val="00E06B89"/>
    <w:rsid w:val="00E07165"/>
    <w:rsid w:val="00E22C8A"/>
    <w:rsid w:val="00E24B81"/>
    <w:rsid w:val="00E33A9E"/>
    <w:rsid w:val="00E40AAC"/>
    <w:rsid w:val="00E46461"/>
    <w:rsid w:val="00E531A9"/>
    <w:rsid w:val="00E53D2E"/>
    <w:rsid w:val="00E54EFC"/>
    <w:rsid w:val="00E70CAF"/>
    <w:rsid w:val="00E93164"/>
    <w:rsid w:val="00EA081E"/>
    <w:rsid w:val="00EB70D3"/>
    <w:rsid w:val="00EC73B5"/>
    <w:rsid w:val="00ED7AEF"/>
    <w:rsid w:val="00EF2BA7"/>
    <w:rsid w:val="00EF53D0"/>
    <w:rsid w:val="00EF6820"/>
    <w:rsid w:val="00F03786"/>
    <w:rsid w:val="00F04E33"/>
    <w:rsid w:val="00F06732"/>
    <w:rsid w:val="00F06936"/>
    <w:rsid w:val="00F245CC"/>
    <w:rsid w:val="00F302CE"/>
    <w:rsid w:val="00F4082F"/>
    <w:rsid w:val="00F46490"/>
    <w:rsid w:val="00F4768F"/>
    <w:rsid w:val="00F47D15"/>
    <w:rsid w:val="00F676BD"/>
    <w:rsid w:val="00F807C5"/>
    <w:rsid w:val="00F8160A"/>
    <w:rsid w:val="00F826AC"/>
    <w:rsid w:val="00F91738"/>
    <w:rsid w:val="00F96B2C"/>
    <w:rsid w:val="00FA06C9"/>
    <w:rsid w:val="00FA3CD7"/>
    <w:rsid w:val="00FB236D"/>
    <w:rsid w:val="00FC1FB4"/>
    <w:rsid w:val="00FC598F"/>
    <w:rsid w:val="00FC73F6"/>
    <w:rsid w:val="00FC74E5"/>
    <w:rsid w:val="00FD4A32"/>
    <w:rsid w:val="00FD5BF9"/>
    <w:rsid w:val="00FD6366"/>
    <w:rsid w:val="00FE0B91"/>
    <w:rsid w:val="00FE721E"/>
    <w:rsid w:val="0F35C889"/>
    <w:rsid w:val="17FD5304"/>
    <w:rsid w:val="195C5FE2"/>
    <w:rsid w:val="19708C98"/>
    <w:rsid w:val="19C48D50"/>
    <w:rsid w:val="222314FB"/>
    <w:rsid w:val="222A06D7"/>
    <w:rsid w:val="23564CC0"/>
    <w:rsid w:val="24C63780"/>
    <w:rsid w:val="2ACE740D"/>
    <w:rsid w:val="444ED55B"/>
    <w:rsid w:val="5E8B2524"/>
    <w:rsid w:val="5F7E4AEF"/>
    <w:rsid w:val="624980AE"/>
    <w:rsid w:val="6CE425E7"/>
    <w:rsid w:val="7B20B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D5390"/>
  <w15:chartTrackingRefBased/>
  <w15:docId w15:val="{9787E531-E308-4B2D-9EE6-2E0D3BF87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5BE"/>
    <w:pPr>
      <w:ind w:left="720"/>
    </w:pPr>
  </w:style>
  <w:style w:type="paragraph" w:styleId="Heading4">
    <w:name w:val="heading 4"/>
    <w:basedOn w:val="Normal"/>
    <w:next w:val="Normal"/>
    <w:link w:val="Heading4Char"/>
    <w:uiPriority w:val="9"/>
    <w:semiHidden/>
    <w:unhideWhenUsed/>
    <w:qFormat/>
    <w:rsid w:val="007368B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45B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next w:val="Normal"/>
    <w:link w:val="heading1Char"/>
    <w:autoRedefine/>
    <w:qFormat/>
    <w:rsid w:val="007368B2"/>
    <w:pPr>
      <w:spacing w:line="276" w:lineRule="auto"/>
    </w:pPr>
    <w:rPr>
      <w:rFonts w:ascii="Cambria" w:eastAsia="Songti TC" w:hAnsi="Cambria" w:cstheme="minorHAnsi"/>
      <w:b/>
      <w:bCs/>
      <w:kern w:val="0"/>
      <w:sz w:val="32"/>
      <w:szCs w:val="32"/>
      <w:u w:val="single"/>
      <w14:ligatures w14:val="none"/>
    </w:rPr>
  </w:style>
  <w:style w:type="character" w:customStyle="1" w:styleId="heading1Char">
    <w:name w:val="heading1 Char"/>
    <w:basedOn w:val="DefaultParagraphFont"/>
    <w:link w:val="heading1"/>
    <w:rsid w:val="007368B2"/>
    <w:rPr>
      <w:rFonts w:ascii="Cambria" w:eastAsia="Songti TC" w:hAnsi="Cambria" w:cstheme="minorHAnsi"/>
      <w:b/>
      <w:bCs/>
      <w:kern w:val="0"/>
      <w:sz w:val="32"/>
      <w:szCs w:val="32"/>
      <w:u w:val="single"/>
      <w14:ligatures w14:val="none"/>
    </w:rPr>
  </w:style>
  <w:style w:type="paragraph" w:customStyle="1" w:styleId="Heading21">
    <w:name w:val="Heading 21"/>
    <w:link w:val="heading2Char"/>
    <w:autoRedefine/>
    <w:qFormat/>
    <w:rsid w:val="007368B2"/>
    <w:rPr>
      <w:rFonts w:ascii="Cambria" w:eastAsia="Songti TC" w:hAnsi="Cambria" w:cstheme="minorHAnsi"/>
      <w:b/>
      <w:bCs/>
      <w:kern w:val="0"/>
      <w:sz w:val="28"/>
      <w:szCs w:val="28"/>
      <w14:ligatures w14:val="none"/>
    </w:rPr>
  </w:style>
  <w:style w:type="character" w:customStyle="1" w:styleId="heading2Char">
    <w:name w:val="heading 2 Char"/>
    <w:basedOn w:val="DefaultParagraphFont"/>
    <w:link w:val="Heading21"/>
    <w:rsid w:val="007368B2"/>
    <w:rPr>
      <w:rFonts w:ascii="Cambria" w:eastAsia="Songti TC" w:hAnsi="Cambria" w:cstheme="minorHAnsi"/>
      <w:b/>
      <w:bCs/>
      <w:kern w:val="0"/>
      <w:sz w:val="28"/>
      <w:szCs w:val="28"/>
      <w:lang w:val="en-US"/>
      <w14:ligatures w14:val="none"/>
    </w:rPr>
  </w:style>
  <w:style w:type="paragraph" w:customStyle="1" w:styleId="heading3">
    <w:name w:val="heading3"/>
    <w:link w:val="heading3Char"/>
    <w:autoRedefine/>
    <w:qFormat/>
    <w:rsid w:val="007368B2"/>
    <w:pPr>
      <w:jc w:val="center"/>
    </w:pPr>
    <w:rPr>
      <w:rFonts w:ascii="Cambria" w:eastAsia="Songti TC" w:hAnsi="Cambria" w:cstheme="minorHAnsi"/>
      <w:b/>
      <w:bCs/>
      <w:color w:val="ED7D31" w:themeColor="accent2"/>
      <w:kern w:val="0"/>
      <w:sz w:val="28"/>
      <w:szCs w:val="28"/>
      <w14:ligatures w14:val="none"/>
    </w:rPr>
  </w:style>
  <w:style w:type="character" w:customStyle="1" w:styleId="heading3Char">
    <w:name w:val="heading3 Char"/>
    <w:basedOn w:val="DefaultParagraphFont"/>
    <w:link w:val="heading3"/>
    <w:rsid w:val="007368B2"/>
    <w:rPr>
      <w:rFonts w:ascii="Cambria" w:eastAsia="Songti TC" w:hAnsi="Cambria" w:cstheme="minorHAnsi"/>
      <w:b/>
      <w:bCs/>
      <w:color w:val="ED7D31" w:themeColor="accent2"/>
      <w:kern w:val="0"/>
      <w:sz w:val="28"/>
      <w:szCs w:val="28"/>
      <w14:ligatures w14:val="none"/>
    </w:rPr>
  </w:style>
  <w:style w:type="paragraph" w:customStyle="1" w:styleId="heading40">
    <w:name w:val="heading4"/>
    <w:basedOn w:val="Normal"/>
    <w:next w:val="Heading4"/>
    <w:link w:val="heading4Char0"/>
    <w:autoRedefine/>
    <w:qFormat/>
    <w:rsid w:val="007368B2"/>
    <w:pPr>
      <w:spacing w:before="60"/>
    </w:pPr>
    <w:rPr>
      <w:rFonts w:ascii="Cambria" w:eastAsia="Songti TC" w:hAnsi="Cambria" w:cstheme="minorHAnsi"/>
      <w:kern w:val="0"/>
      <w14:ligatures w14:val="none"/>
    </w:rPr>
  </w:style>
  <w:style w:type="character" w:customStyle="1" w:styleId="heading4Char0">
    <w:name w:val="heading4 Char"/>
    <w:basedOn w:val="DefaultParagraphFont"/>
    <w:link w:val="heading40"/>
    <w:rsid w:val="007368B2"/>
    <w:rPr>
      <w:rFonts w:ascii="Cambria" w:eastAsia="Songti TC" w:hAnsi="Cambria" w:cstheme="minorHAnsi"/>
      <w:kern w:val="0"/>
      <w:lang w:val="en-US"/>
      <w14:ligatures w14:val="none"/>
    </w:rPr>
  </w:style>
  <w:style w:type="character" w:customStyle="1" w:styleId="Heading4Char">
    <w:name w:val="Heading 4 Char"/>
    <w:basedOn w:val="DefaultParagraphFont"/>
    <w:link w:val="Heading4"/>
    <w:uiPriority w:val="9"/>
    <w:semiHidden/>
    <w:rsid w:val="007368B2"/>
    <w:rPr>
      <w:rFonts w:asciiTheme="majorHAnsi" w:eastAsiaTheme="majorEastAsia" w:hAnsiTheme="majorHAnsi" w:cstheme="majorBidi"/>
      <w:i/>
      <w:iCs/>
      <w:color w:val="2F5496" w:themeColor="accent1" w:themeShade="BF"/>
    </w:rPr>
  </w:style>
  <w:style w:type="paragraph" w:customStyle="1" w:styleId="Style1">
    <w:name w:val="Style1"/>
    <w:basedOn w:val="Normal"/>
    <w:next w:val="Heading4"/>
    <w:autoRedefine/>
    <w:qFormat/>
    <w:rsid w:val="001745BE"/>
    <w:pPr>
      <w:spacing w:before="50" w:after="50"/>
      <w:ind w:left="0"/>
    </w:pPr>
    <w:rPr>
      <w:rFonts w:ascii="Cambria" w:eastAsia="Songti TC" w:hAnsi="Cambria" w:cstheme="minorHAnsi"/>
      <w:kern w:val="0"/>
      <w:sz w:val="20"/>
      <w:szCs w:val="20"/>
      <w14:ligatures w14:val="none"/>
    </w:rPr>
  </w:style>
  <w:style w:type="paragraph" w:customStyle="1" w:styleId="material">
    <w:name w:val="material"/>
    <w:basedOn w:val="Normal"/>
    <w:next w:val="Heading5"/>
    <w:link w:val="materialChar"/>
    <w:autoRedefine/>
    <w:qFormat/>
    <w:rsid w:val="001745BE"/>
    <w:pPr>
      <w:spacing w:before="50" w:after="50"/>
      <w:ind w:left="0"/>
    </w:pPr>
    <w:rPr>
      <w:rFonts w:ascii="Cambria" w:eastAsia="Songti TC" w:hAnsi="Cambria" w:cstheme="minorHAnsi"/>
      <w:kern w:val="0"/>
      <w:sz w:val="20"/>
      <w:szCs w:val="20"/>
      <w14:ligatures w14:val="none"/>
    </w:rPr>
  </w:style>
  <w:style w:type="character" w:customStyle="1" w:styleId="materialChar">
    <w:name w:val="material Char"/>
    <w:basedOn w:val="DefaultParagraphFont"/>
    <w:link w:val="material"/>
    <w:rsid w:val="001745BE"/>
    <w:rPr>
      <w:rFonts w:ascii="Cambria" w:eastAsia="Songti TC" w:hAnsi="Cambria" w:cstheme="minorHAnsi"/>
      <w:kern w:val="0"/>
      <w:sz w:val="20"/>
      <w:szCs w:val="20"/>
      <w14:ligatures w14:val="none"/>
    </w:rPr>
  </w:style>
  <w:style w:type="character" w:customStyle="1" w:styleId="Heading5Char">
    <w:name w:val="Heading 5 Char"/>
    <w:basedOn w:val="DefaultParagraphFont"/>
    <w:link w:val="Heading5"/>
    <w:uiPriority w:val="9"/>
    <w:semiHidden/>
    <w:rsid w:val="001745BE"/>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D834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67F8"/>
    <w:pPr>
      <w:contextualSpacing/>
    </w:pPr>
  </w:style>
  <w:style w:type="character" w:customStyle="1" w:styleId="apple-converted-space">
    <w:name w:val="apple-converted-space"/>
    <w:basedOn w:val="DefaultParagraphFont"/>
    <w:rsid w:val="008347EE"/>
  </w:style>
  <w:style w:type="paragraph" w:styleId="NormalWeb">
    <w:name w:val="Normal (Web)"/>
    <w:basedOn w:val="Normal"/>
    <w:uiPriority w:val="99"/>
    <w:semiHidden/>
    <w:unhideWhenUsed/>
    <w:rsid w:val="00865D03"/>
    <w:pPr>
      <w:spacing w:before="100" w:beforeAutospacing="1" w:after="100" w:afterAutospacing="1"/>
      <w:ind w:left="0"/>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B3F8F"/>
    <w:rPr>
      <w:color w:val="0563C1" w:themeColor="hyperlink"/>
      <w:u w:val="single"/>
    </w:rPr>
  </w:style>
  <w:style w:type="character" w:styleId="UnresolvedMention">
    <w:name w:val="Unresolved Mention"/>
    <w:basedOn w:val="DefaultParagraphFont"/>
    <w:uiPriority w:val="99"/>
    <w:semiHidden/>
    <w:unhideWhenUsed/>
    <w:rsid w:val="00DB3F8F"/>
    <w:rPr>
      <w:color w:val="605E5C"/>
      <w:shd w:val="clear" w:color="auto" w:fill="E1DFDD"/>
    </w:rPr>
  </w:style>
  <w:style w:type="character" w:styleId="FollowedHyperlink">
    <w:name w:val="FollowedHyperlink"/>
    <w:basedOn w:val="DefaultParagraphFont"/>
    <w:uiPriority w:val="99"/>
    <w:semiHidden/>
    <w:unhideWhenUsed/>
    <w:rsid w:val="00F06732"/>
    <w:rPr>
      <w:color w:val="954F72" w:themeColor="followedHyperlink"/>
      <w:u w:val="single"/>
    </w:rPr>
  </w:style>
  <w:style w:type="paragraph" w:styleId="Revision">
    <w:name w:val="Revision"/>
    <w:hidden/>
    <w:uiPriority w:val="99"/>
    <w:semiHidden/>
    <w:rsid w:val="00A94EA1"/>
  </w:style>
  <w:style w:type="character" w:styleId="CommentReference">
    <w:name w:val="annotation reference"/>
    <w:basedOn w:val="DefaultParagraphFont"/>
    <w:uiPriority w:val="99"/>
    <w:semiHidden/>
    <w:unhideWhenUsed/>
    <w:rsid w:val="00A94EA1"/>
    <w:rPr>
      <w:sz w:val="16"/>
      <w:szCs w:val="16"/>
    </w:rPr>
  </w:style>
  <w:style w:type="paragraph" w:styleId="CommentText">
    <w:name w:val="annotation text"/>
    <w:basedOn w:val="Normal"/>
    <w:link w:val="CommentTextChar"/>
    <w:uiPriority w:val="99"/>
    <w:semiHidden/>
    <w:unhideWhenUsed/>
    <w:rsid w:val="00A94EA1"/>
    <w:rPr>
      <w:sz w:val="20"/>
      <w:szCs w:val="20"/>
    </w:rPr>
  </w:style>
  <w:style w:type="character" w:customStyle="1" w:styleId="CommentTextChar">
    <w:name w:val="Comment Text Char"/>
    <w:basedOn w:val="DefaultParagraphFont"/>
    <w:link w:val="CommentText"/>
    <w:uiPriority w:val="99"/>
    <w:semiHidden/>
    <w:rsid w:val="00A94EA1"/>
    <w:rPr>
      <w:sz w:val="20"/>
      <w:szCs w:val="20"/>
    </w:rPr>
  </w:style>
  <w:style w:type="paragraph" w:styleId="CommentSubject">
    <w:name w:val="annotation subject"/>
    <w:basedOn w:val="CommentText"/>
    <w:next w:val="CommentText"/>
    <w:link w:val="CommentSubjectChar"/>
    <w:uiPriority w:val="99"/>
    <w:semiHidden/>
    <w:unhideWhenUsed/>
    <w:rsid w:val="00A94EA1"/>
    <w:rPr>
      <w:b/>
      <w:bCs/>
    </w:rPr>
  </w:style>
  <w:style w:type="character" w:customStyle="1" w:styleId="CommentSubjectChar">
    <w:name w:val="Comment Subject Char"/>
    <w:basedOn w:val="CommentTextChar"/>
    <w:link w:val="CommentSubject"/>
    <w:uiPriority w:val="99"/>
    <w:semiHidden/>
    <w:rsid w:val="00A94E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3258">
      <w:bodyDiv w:val="1"/>
      <w:marLeft w:val="0"/>
      <w:marRight w:val="0"/>
      <w:marTop w:val="0"/>
      <w:marBottom w:val="0"/>
      <w:divBdr>
        <w:top w:val="none" w:sz="0" w:space="0" w:color="auto"/>
        <w:left w:val="none" w:sz="0" w:space="0" w:color="auto"/>
        <w:bottom w:val="none" w:sz="0" w:space="0" w:color="auto"/>
        <w:right w:val="none" w:sz="0" w:space="0" w:color="auto"/>
      </w:divBdr>
      <w:divsChild>
        <w:div w:id="514199022">
          <w:marLeft w:val="0"/>
          <w:marRight w:val="0"/>
          <w:marTop w:val="0"/>
          <w:marBottom w:val="0"/>
          <w:divBdr>
            <w:top w:val="none" w:sz="0" w:space="0" w:color="auto"/>
            <w:left w:val="none" w:sz="0" w:space="0" w:color="auto"/>
            <w:bottom w:val="none" w:sz="0" w:space="0" w:color="auto"/>
            <w:right w:val="none" w:sz="0" w:space="0" w:color="auto"/>
          </w:divBdr>
        </w:div>
        <w:div w:id="1024869532">
          <w:marLeft w:val="0"/>
          <w:marRight w:val="0"/>
          <w:marTop w:val="0"/>
          <w:marBottom w:val="0"/>
          <w:divBdr>
            <w:top w:val="none" w:sz="0" w:space="0" w:color="auto"/>
            <w:left w:val="none" w:sz="0" w:space="0" w:color="auto"/>
            <w:bottom w:val="none" w:sz="0" w:space="0" w:color="auto"/>
            <w:right w:val="none" w:sz="0" w:space="0" w:color="auto"/>
          </w:divBdr>
          <w:divsChild>
            <w:div w:id="19684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4753">
      <w:bodyDiv w:val="1"/>
      <w:marLeft w:val="0"/>
      <w:marRight w:val="0"/>
      <w:marTop w:val="0"/>
      <w:marBottom w:val="0"/>
      <w:divBdr>
        <w:top w:val="none" w:sz="0" w:space="0" w:color="auto"/>
        <w:left w:val="none" w:sz="0" w:space="0" w:color="auto"/>
        <w:bottom w:val="none" w:sz="0" w:space="0" w:color="auto"/>
        <w:right w:val="none" w:sz="0" w:space="0" w:color="auto"/>
      </w:divBdr>
    </w:div>
    <w:div w:id="258561442">
      <w:bodyDiv w:val="1"/>
      <w:marLeft w:val="0"/>
      <w:marRight w:val="0"/>
      <w:marTop w:val="0"/>
      <w:marBottom w:val="0"/>
      <w:divBdr>
        <w:top w:val="none" w:sz="0" w:space="0" w:color="auto"/>
        <w:left w:val="none" w:sz="0" w:space="0" w:color="auto"/>
        <w:bottom w:val="none" w:sz="0" w:space="0" w:color="auto"/>
        <w:right w:val="none" w:sz="0" w:space="0" w:color="auto"/>
      </w:divBdr>
    </w:div>
    <w:div w:id="304049721">
      <w:bodyDiv w:val="1"/>
      <w:marLeft w:val="0"/>
      <w:marRight w:val="0"/>
      <w:marTop w:val="0"/>
      <w:marBottom w:val="0"/>
      <w:divBdr>
        <w:top w:val="none" w:sz="0" w:space="0" w:color="auto"/>
        <w:left w:val="none" w:sz="0" w:space="0" w:color="auto"/>
        <w:bottom w:val="none" w:sz="0" w:space="0" w:color="auto"/>
        <w:right w:val="none" w:sz="0" w:space="0" w:color="auto"/>
      </w:divBdr>
      <w:divsChild>
        <w:div w:id="8915392">
          <w:marLeft w:val="0"/>
          <w:marRight w:val="0"/>
          <w:marTop w:val="0"/>
          <w:marBottom w:val="0"/>
          <w:divBdr>
            <w:top w:val="none" w:sz="0" w:space="0" w:color="auto"/>
            <w:left w:val="none" w:sz="0" w:space="0" w:color="auto"/>
            <w:bottom w:val="none" w:sz="0" w:space="0" w:color="auto"/>
            <w:right w:val="none" w:sz="0" w:space="0" w:color="auto"/>
          </w:divBdr>
          <w:divsChild>
            <w:div w:id="1529178139">
              <w:marLeft w:val="0"/>
              <w:marRight w:val="0"/>
              <w:marTop w:val="0"/>
              <w:marBottom w:val="0"/>
              <w:divBdr>
                <w:top w:val="none" w:sz="0" w:space="0" w:color="auto"/>
                <w:left w:val="none" w:sz="0" w:space="0" w:color="auto"/>
                <w:bottom w:val="none" w:sz="0" w:space="0" w:color="auto"/>
                <w:right w:val="none" w:sz="0" w:space="0" w:color="auto"/>
              </w:divBdr>
              <w:divsChild>
                <w:div w:id="92041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58121">
      <w:bodyDiv w:val="1"/>
      <w:marLeft w:val="0"/>
      <w:marRight w:val="0"/>
      <w:marTop w:val="0"/>
      <w:marBottom w:val="0"/>
      <w:divBdr>
        <w:top w:val="none" w:sz="0" w:space="0" w:color="auto"/>
        <w:left w:val="none" w:sz="0" w:space="0" w:color="auto"/>
        <w:bottom w:val="none" w:sz="0" w:space="0" w:color="auto"/>
        <w:right w:val="none" w:sz="0" w:space="0" w:color="auto"/>
      </w:divBdr>
    </w:div>
    <w:div w:id="540359456">
      <w:bodyDiv w:val="1"/>
      <w:marLeft w:val="0"/>
      <w:marRight w:val="0"/>
      <w:marTop w:val="0"/>
      <w:marBottom w:val="0"/>
      <w:divBdr>
        <w:top w:val="none" w:sz="0" w:space="0" w:color="auto"/>
        <w:left w:val="none" w:sz="0" w:space="0" w:color="auto"/>
        <w:bottom w:val="none" w:sz="0" w:space="0" w:color="auto"/>
        <w:right w:val="none" w:sz="0" w:space="0" w:color="auto"/>
      </w:divBdr>
    </w:div>
    <w:div w:id="1185168426">
      <w:bodyDiv w:val="1"/>
      <w:marLeft w:val="0"/>
      <w:marRight w:val="0"/>
      <w:marTop w:val="0"/>
      <w:marBottom w:val="0"/>
      <w:divBdr>
        <w:top w:val="none" w:sz="0" w:space="0" w:color="auto"/>
        <w:left w:val="none" w:sz="0" w:space="0" w:color="auto"/>
        <w:bottom w:val="none" w:sz="0" w:space="0" w:color="auto"/>
        <w:right w:val="none" w:sz="0" w:space="0" w:color="auto"/>
      </w:divBdr>
      <w:divsChild>
        <w:div w:id="160436984">
          <w:marLeft w:val="0"/>
          <w:marRight w:val="0"/>
          <w:marTop w:val="0"/>
          <w:marBottom w:val="0"/>
          <w:divBdr>
            <w:top w:val="none" w:sz="0" w:space="0" w:color="auto"/>
            <w:left w:val="none" w:sz="0" w:space="0" w:color="auto"/>
            <w:bottom w:val="none" w:sz="0" w:space="0" w:color="auto"/>
            <w:right w:val="none" w:sz="0" w:space="0" w:color="auto"/>
          </w:divBdr>
        </w:div>
        <w:div w:id="1338580524">
          <w:marLeft w:val="0"/>
          <w:marRight w:val="0"/>
          <w:marTop w:val="0"/>
          <w:marBottom w:val="0"/>
          <w:divBdr>
            <w:top w:val="none" w:sz="0" w:space="0" w:color="auto"/>
            <w:left w:val="none" w:sz="0" w:space="0" w:color="auto"/>
            <w:bottom w:val="none" w:sz="0" w:space="0" w:color="auto"/>
            <w:right w:val="none" w:sz="0" w:space="0" w:color="auto"/>
          </w:divBdr>
        </w:div>
      </w:divsChild>
    </w:div>
    <w:div w:id="2104181208">
      <w:bodyDiv w:val="1"/>
      <w:marLeft w:val="0"/>
      <w:marRight w:val="0"/>
      <w:marTop w:val="0"/>
      <w:marBottom w:val="0"/>
      <w:divBdr>
        <w:top w:val="none" w:sz="0" w:space="0" w:color="auto"/>
        <w:left w:val="none" w:sz="0" w:space="0" w:color="auto"/>
        <w:bottom w:val="none" w:sz="0" w:space="0" w:color="auto"/>
        <w:right w:val="none" w:sz="0" w:space="0" w:color="auto"/>
      </w:divBdr>
      <w:divsChild>
        <w:div w:id="709457024">
          <w:marLeft w:val="0"/>
          <w:marRight w:val="0"/>
          <w:marTop w:val="0"/>
          <w:marBottom w:val="0"/>
          <w:divBdr>
            <w:top w:val="none" w:sz="0" w:space="0" w:color="auto"/>
            <w:left w:val="none" w:sz="0" w:space="0" w:color="auto"/>
            <w:bottom w:val="none" w:sz="0" w:space="0" w:color="auto"/>
            <w:right w:val="none" w:sz="0" w:space="0" w:color="auto"/>
          </w:divBdr>
        </w:div>
        <w:div w:id="7970678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jpe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eg"/><Relationship Id="rId5" Type="http://schemas.openxmlformats.org/officeDocument/2006/relationships/comments" Target="comments.xml"/><Relationship Id="rId15" Type="http://schemas.openxmlformats.org/officeDocument/2006/relationships/image" Target="media/image6.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3904</Words>
  <Characters>22257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Xiuyi</dc:creator>
  <cp:keywords/>
  <dc:description/>
  <cp:lastModifiedBy>Wu Xiuyi</cp:lastModifiedBy>
  <cp:revision>5</cp:revision>
  <dcterms:created xsi:type="dcterms:W3CDTF">2023-10-11T13:21:00Z</dcterms:created>
  <dcterms:modified xsi:type="dcterms:W3CDTF">2023-10-12T11:40:00Z</dcterms:modified>
</cp:coreProperties>
</file>